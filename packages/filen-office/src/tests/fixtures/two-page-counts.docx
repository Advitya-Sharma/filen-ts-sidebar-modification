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header1.xml" ContentType="application/vnd.openxmlformats-officedocument.wordprocessingml.header+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endnotes.xml" ContentType="application/vnd.openxmlformats-officedocument.wordprocessingml.endnotes+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body>
    <w:p>
      <w:r>
        <w:t xml:space="preserve">cols beta alpha theta eta zeta epsilon delta gamma beta alpha theta eta zeta epsilon delta gamma beta alpha theta eta zeta epsilon delta gamma beta alpha theta eta zeta epsilon</w:t>
      </w:r>
    </w:p>
    <w:tbl>
      <w:tblPr>
        <w:tblW w:w="4200" w:type="dxa"/>
        <w:tblBorders>
          <w:top w:val="single" w:sz="4"/>
          <w:bottom w:val="single" w:sz="4"/>
          <w:insideH w:val="single" w:sz="4"/>
          <w:insideV w:val="single" w:sz="4"/>
        </w:tblBorders>
        <w:tblCellMar>
          <w:left w:w="0" w:type="dxa"/>
          <w:right w:w="0" w:type="dxa"/>
        </w:tblCellMar>
      </w:tblPr>
      <w:tblGrid>
        <w:gridCol w:w="667"/>
        <w:gridCol w:w="666"/>
        <w:gridCol w:w="667"/>
        <w:gridCol w:w="2200"/>
      </w:tblGrid>
      <w:tr>
        <w:trPr>
          <w:tblHeader/>
        </w:trPr>
        <w:tc>
          <w:tcPr>
            <w:tcW w:w="4500" w:type="dxa"/>
            <w:gridSpan w:val="3"/>
          </w:tcPr>
          <w:p>
            <w:r>
              <w:t xml:space="preserve">Head 0 </w:t>
            </w:r>
            <w:r>
              <w:fldChar w:fldCharType="begin"/>
            </w:r>
            <w:r>
              <w:instrText xml:space="preserve"> PAGE </w:instrText>
            </w:r>
            <w:r>
              <w:fldChar w:fldCharType="separate"/>
            </w:r>
            <w:r>
              <w:t>1</w:t>
            </w:r>
            <w:r>
              <w:fldChar w:fldCharType="end"/>
            </w:r>
          </w:p>
        </w:tc>
        <w:tc>
          <w:tcPr>
            <w:tcW w:w="4500" w:type="dxa"/>
          </w:tcPr>
          <w:p>
            <w:r>
              <w:t xml:space="preserve">Head b 0</w:t>
            </w:r>
          </w:p>
        </w:tc>
      </w:tr>
      <w:tr>
        <w:trPr>
          <w:tblHeader/>
        </w:trPr>
        <w:tc>
          <w:tcPr>
            <w:tcW w:w="4500" w:type="dxa"/>
            <w:gridSpan w:val="3"/>
          </w:tcPr>
          <w:p>
            <w:r>
              <w:t xml:space="preserve">Head 1 </w:t>
            </w:r>
            <w:r>
              <w:fldChar w:fldCharType="begin"/>
            </w:r>
            <w:r>
              <w:instrText xml:space="preserve"> PAGE </w:instrText>
            </w:r>
            <w:r>
              <w:fldChar w:fldCharType="separate"/>
            </w:r>
            <w:r>
              <w:t>1</w:t>
            </w:r>
            <w:r>
              <w:fldChar w:fldCharType="end"/>
            </w:r>
          </w:p>
        </w:tc>
        <w:tc>
          <w:tcPr>
            <w:tcW w:w="4500" w:type="dxa"/>
          </w:tcPr>
          <w:p>
            <w:r>
              <w:t xml:space="preserve">Head b 1</w:t>
            </w:r>
          </w:p>
        </w:tc>
      </w:tr>
      <w:tr>
        <w:tc>
          <w:tcPr>
            <w:tcW w:w="4500" w:type="dxa"/>
            <w:gridSpan w:val="3"/>
            <w:vMerge/>
          </w:tcPr>
          <w:p/>
        </w:tc>
        <w:tc>
          <w:tcPr>
            <w:tcW w:w="4500" w:type="dxa"/>
          </w:tcPr>
          <w:p>
            <w:r>
              <w:t xml:space="preserve">cell b 2 zeta epsilon delta</w:t>
            </w:r>
          </w:p>
        </w:tc>
      </w:tr>
      <w:tr>
        <w:trPr>
          <w:trHeight w:val="900" w:hRule="exact"/>
        </w:trPr>
        <w:tc>
          <w:tcPr>
            <w:tcW w:w="4500" w:type="dxa"/>
            <w:gridSpan w:val="3"/>
            <w:vMerge/>
          </w:tcPr>
          <w:p/>
        </w:tc>
        <w:tc>
          <w:tcPr>
            <w:tcW w:w="4500" w:type="dxa"/>
          </w:tcPr>
          <w:p>
            <w:r>
              <w:t xml:space="preserve">cell b 3 eta zeta epsilon delta gamma beta alpha theta</w:t>
            </w:r>
          </w:p>
        </w:tc>
      </w:tr>
      <w:tr>
        <w:tc>
          <w:tcPr>
            <w:tcW w:w="4500" w:type="dxa"/>
            <w:gridSpan w:val="3"/>
            <w:vMerge/>
          </w:tcPr>
          <w:p/>
        </w:tc>
        <w:tc>
          <w:tcPr>
            <w:tcW w:w="4500" w:type="dxa"/>
          </w:tcPr>
          <w:p>
            <w:r>
              <w:t xml:space="preserve">cell b 4 theta eta zeta epsilon delta gamma beta alpha theta eta zeta epsilon delta</w:t>
            </w:r>
          </w:p>
        </w:tc>
      </w:tr>
      <w:tr>
        <w:tc>
          <w:tcPr>
            <w:tcW w:w="4500" w:type="dxa"/>
            <w:gridSpan w:val="3"/>
          </w:tcPr>
          <w:p>
            <w:pPr>
              <w:widowControl/>
            </w:pPr>
            <w:r>
              <w:t xml:space="preserve">row 5 </w:t>
            </w:r>
            <w:r>
              <w:t xml:space="preserve">theta eta zeta epsilon delta gamma beta alpha theta eta zeta epsilon delta</w:t>
            </w:r>
          </w:p>
        </w:tc>
        <w:tc>
          <w:tcPr>
            <w:tcW w:w="4500" w:type="dxa"/>
          </w:tcPr>
          <w:p>
            <w:r>
              <w:t xml:space="preserve">cell b 5 alpha theta eta zeta epsilon delta gamma beta alpha theta eta zeta epsilon delta gamma beta alpha theta</w:t>
            </w:r>
          </w:p>
        </w:tc>
      </w:tr>
      <w:tr>
        <w:tc>
          <w:tcPr>
            <w:tcW w:w="4500" w:type="dxa"/>
            <w:gridSpan w:val="3"/>
          </w:tcPr>
          <w:p>
            <w:pPr>
              <w:widowControl/>
            </w:pPr>
            <w:r>
              <w:t xml:space="preserve">row 6 </w:t>
            </w:r>
            <w:r>
              <w:t xml:space="preserve">alpha theta eta zeta epsilon delta gamma beta alpha theta eta zeta epsilon delta gamma beta alpha theta eta zeta epsilon delta</w:t>
            </w:r>
          </w:p>
        </w:tc>
        <w:tc>
          <w:tcPr>
            <w:tcW w:w="4500" w:type="dxa"/>
          </w:tcPr>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6 alpha theta eta zeta epsilon delta gamma beta alpha theta eta zeta</w:t>
                  </w:r>
                </w:p>
              </w:tc>
              <w:tc>
                <w:tcPr>
                  <w:tcW w:w="2000" w:type="dxa"/>
                </w:tcPr>
                <w:p>
                  <w:r>
                    <w:t xml:space="preserve">in2 6</w:t>
                  </w:r>
                </w:p>
              </w:tc>
            </w:tr>
            <w:tr>
              <w:tc>
                <w:tcPr>
                  <w:tcW w:w="2000" w:type="dxa"/>
                </w:tcPr>
                <w:p>
                  <w:r>
                    <w:t xml:space="preserve">in3 6 alpha theta eta zeta epsilon delta gamma beta alpha theta eta zeta epsilon delta gamma beta alpha theta eta zeta</w:t>
                  </w:r>
                </w:p>
              </w:tc>
              <w:tc>
                <w:tcPr>
                  <w:tcW w:w="2000" w:type="dxa"/>
                </w:tcPr>
                <w:p>
                  <w:r>
                    <w:t xml:space="preserve">x</w:t>
                  </w:r>
                </w:p>
              </w:tc>
            </w:tr>
          </w:tbl>
          <w:p/>
        </w:tc>
      </w:tr>
      <w:tr>
        <w:trPr>
          <w:trHeight w:val="1400" w:hRule="atLeast"/>
        </w:trPr>
        <w:tc>
          <w:tcPr>
            <w:tcW w:w="4500" w:type="dxa"/>
            <w:gridSpan w:val="3"/>
          </w:tcPr>
          <w:p>
            <w:pPr>
              <w:widowControl/>
            </w:pPr>
            <w:r>
              <w:t xml:space="preserve">row 7 </w:t>
            </w:r>
            <w:r>
              <w:t xml:space="preserve">beta alpha theta eta zeta epsilon delta gamma beta alpha theta eta zeta epsilon delta gamma beta alpha theta eta zeta epsilon delta gamma beta alpha theta eta zeta epsilon delta</w:t>
            </w:r>
          </w:p>
        </w:tc>
        <w:tc>
          <w:tcPr>
            <w:tcW w:w="4500" w:type="dxa"/>
          </w:tcPr>
          <w:p>
            <w:r>
              <w:t xml:space="preserve">cell b 7 gamma beta alpha theta eta zeta epsilon delta</w:t>
            </w:r>
          </w:p>
        </w:tc>
      </w:tr>
      <w:tr>
        <w:tc>
          <w:tcPr>
            <w:tcW w:w="4500" w:type="dxa"/>
            <w:gridSpan w:val="3"/>
          </w:tcPr>
          <w:p>
            <w:r>
              <w:t xml:space="preserve">row 8 fn </w:t>
            </w:r>
            <w:r>
              <w:footnoteReference w:id="1"/>
            </w:r>
            <w:r>
              <w:t xml:space="preserve">gamma beta alpha theta eta zeta</w:t>
            </w:r>
          </w:p>
        </w:tc>
        <w:tc>
          <w:tcPr>
            <w:tcW w:w="4500" w:type="dxa"/>
          </w:tcPr>
          <w:p>
            <w:r>
              <w:t xml:space="preserve">cell b 8 delta gamma beta alpha theta eta zeta epsilon delta gamma beta alpha theta</w:t>
            </w:r>
          </w:p>
        </w:tc>
      </w:tr>
      <w:tr>
        <w:trPr>
          <w:cantSplit/>
        </w:trPr>
        <w:tc>
          <w:tcPr>
            <w:tcW w:w="4500" w:type="dxa"/>
            <w:gridSpan w:val="3"/>
          </w:tcPr>
          <w:p>
            <w:pPr>
              <w:widowControl/>
            </w:pPr>
            <w:r>
              <w:t xml:space="preserve">row 9 </w:t>
            </w:r>
            <w:r>
              <w:t xml:space="preserve">delta gamma beta alpha theta eta zeta epsilon delta gamma beta alpha theta eta zeta epsilon delta gamma beta alpha theta eta zeta epsilon delta gamma </w:t>
            </w:r>
            <w:ins w:id="0" w:author="Filen Fuzz" w:date="2026-10-13T09:24:00Z">
              <w:r>
                <w:fldChar w:fldCharType="begin"/>
              </w:r>
              <w:r>
                <w:instrText xml:space="preserve"> SECTIONPAGES </w:instrText>
              </w:r>
              <w:r>
                <w:fldChar w:fldCharType="separate"/>
              </w:r>
              <w:r>
                <w:fldChar w:fldCharType="end"/>
              </w:r>
            </w:ins>
            <w:r>
              <w:t>beta alpha theta eta zeta epsilon delta gamma beta alpha theta eta zeta epsilon delta gamma beta alpha theta eta zeta epsilon delta</w:t>
            </w:r>
          </w:p>
        </w:tc>
        <w:tc>
          <w:tcPr>
            <w:tcW w:w="4500" w:type="dxa"/>
          </w:tcPr>
          <w:p>
            <w:r>
              <w:t xml:space="preserve">cell b 9 epsilon delta gamma beta alpha theta eta zeta epsilon delta gamma beta alpha theta eta zeta epsilon delta</w:t>
            </w:r>
          </w:p>
        </w:tc>
      </w:tr>
      <w:tr>
        <w:trPr>
          <w:del w:id="1" w:author="Filen Fuzz" w:date="2026-10-13T09:24:00Z"/>
        </w:trPr>
        <w:tc>
          <w:tcPr>
            <w:tcW w:w="4500" w:type="dxa"/>
            <w:gridSpan w:val="3"/>
          </w:tcPr>
          <w:p>
            <w:pPr>
              <w:widowControl/>
            </w:pPr>
            <w:r>
              <w:t xml:space="preserve">row 10 </w:t>
            </w:r>
            <w:r>
              <w:t xml:space="preserve">epsilon delta gamma beta</w:t>
            </w:r>
          </w:p>
        </w:tc>
        <w:tc>
          <w:tcPr>
            <w:tcW w:w="4500" w:type="dxa"/>
          </w:tcPr>
          <w:p>
            <w:r>
              <w:t xml:space="preserve">cell b 10 zeta epsilon delta</w:t>
            </w:r>
          </w:p>
        </w:tc>
      </w:tr>
      <w:tr>
        <w:trPr>
          <w:del w:id="2" w:author="Filen Fuzz" w:date="2026-10-13T09:24:00Z"/>
        </w:trPr>
        <w:tc>
          <w:tcPr>
            <w:tcW w:w="4500" w:type="dxa"/>
            <w:gridSpan w:val="3"/>
          </w:tcPr>
          <w:p>
            <w:r>
              <w:t xml:space="preserve">row 11 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4500" w:type="dxa"/>
          </w:tcPr>
          <w:p>
            <w:r>
              <w:t xml:space="preserve">cell b 11 eta zeta epsilon delta gamma beta alpha theta</w:t>
            </w:r>
          </w:p>
        </w:tc>
      </w:tr>
      <w:tr>
        <w:trPr>
          <w:del w:id="3" w:author="Filen Fuzz" w:date="2026-10-13T09:24:00Z"/>
        </w:trPr>
        <w:tc>
          <w:tcPr>
            <w:tcW w:w="4500" w:type="dxa"/>
            <w:gridSpan w:val="3"/>
          </w:tcPr>
          <w:p>
            <w:pPr>
              <w:widowControl/>
            </w:pPr>
            <w:r>
              <w:t xml:space="preserve">row 12 </w:t>
            </w:r>
            <w:r>
              <w:t xml:space="preserve">eta zeta epsilon delta gamma beta alpha theta eta zeta epsilon delta gamma beta alpha theta eta zeta epsilon delta gamma beta</w:t>
            </w:r>
          </w:p>
        </w:tc>
        <w:tc>
          <w:tcPr>
            <w:tcW w:w="4500" w:type="dxa"/>
          </w:tcPr>
          <w:p>
            <w:r>
              <w:t xml:space="preserve">cell b 12 theta eta zeta epsilon delta gamma beta alpha theta eta zeta epsilon delta</w:t>
            </w:r>
          </w:p>
        </w:tc>
      </w:tr>
      <w:tr>
        <w:trPr>
          <w:del w:id="4" w:author="Filen Fuzz" w:date="2026-10-13T09:24:00Z"/>
        </w:trPr>
        <w:tc>
          <w:tcPr>
            <w:tcW w:w="4500" w:type="dxa"/>
            <w:gridSpan w:val="3"/>
          </w:tcPr>
          <w:p>
            <w:pPr>
              <w:widowControl/>
            </w:pPr>
            <w:r>
              <w:t xml:space="preserve">row 13 </w:t>
            </w:r>
            <w:r>
              <w:t xml:space="preserve">theta eta zeta epsilon delta gamma beta alpha theta eta zeta epsilon delta gamma beta alpha theta eta zeta epsilon delta gamma beta alpha theta eta zeta epsilon delta gamma beta</w:t>
            </w:r>
          </w:p>
        </w:tc>
        <w:tc>
          <w:tcPr>
            <w:tcW w:w="4500" w:type="dxa"/>
          </w:tcPr>
          <w:p>
            <w:r>
              <w:t xml:space="preserve">cell b 13 alpha theta eta zeta epsilon delta gamma beta alpha theta eta zeta epsilon delta gamma beta alpha theta</w:t>
            </w:r>
          </w:p>
        </w:tc>
      </w:tr>
      <w:tr>
        <w:trPr>
          <w:del w:id="5" w:author="Filen Fuzz" w:date="2026-10-13T09:24:00Z"/>
        </w:trPr>
        <w:tc>
          <w:tcPr>
            <w:tcW w:w="4500" w:type="dxa"/>
            <w:gridSpan w:val="3"/>
          </w:tcPr>
          <w:p>
            <w:pPr>
              <w:keepNext/>
            </w:pPr>
            <w:r>
              <w:t xml:space="preserve">row 14 keep alpha theta eta zeta epsilon</w:t>
            </w:r>
          </w:p>
          <w:p>
            <w:pPr>
              <w:widowControl/>
            </w:pPr>
            <w:r>
              <w:t xml:space="preserve">row 14 kept2 alpha theta eta zeta epsilon delta gamma beta alpha theta eta zeta epsilon delta gamma beta alpha theta eta zeta epsilon delta gamma beta alpha theta eta zeta epsilon delta</w:t>
            </w:r>
          </w:p>
        </w:tc>
        <w:tc>
          <w:tcPr>
            <w:tcW w:w="4500" w:type="dxa"/>
          </w:tcPr>
          <w:p>
            <w:r>
              <w:t xml:space="preserve">cell b 14 beta alpha theta</w:t>
            </w:r>
          </w:p>
        </w:tc>
      </w:tr>
      <w:tr>
        <w:trPr>
          <w:del w:id="6" w:author="Filen Fuzz" w:date="2026-10-13T09:24:00Z"/>
        </w:trPr>
        <w:tc>
          <w:tcPr>
            <w:tcW w:w="4500" w:type="dxa"/>
            <w:gridSpan w:val="3"/>
          </w:tcPr>
          <w:p>
            <w:r>
              <w:t xml:space="preserve">row 15 fn </w:t>
            </w:r>
            <w:r>
              <w:footnoteReference w:id="2"/>
            </w:r>
            <w:r>
              <w:t xml:space="preserve">beta alpha theta eta zeta epsilon</w:t>
            </w:r>
          </w:p>
        </w:tc>
        <w:tc>
          <w:tcPr>
            <w:tcW w:w="4500" w:type="dxa"/>
          </w:tcPr>
          <w:p>
            <w:r>
              <w:t xml:space="preserve">cell b 15 gamma beta alpha theta eta zeta epsilon delta</w:t>
            </w:r>
          </w:p>
        </w:tc>
      </w:tr>
      <w:tr>
        <w:trPr>
          <w:trHeight w:val="900" w:hRule="exact"/>
          <w:del w:id="7" w:author="Filen Fuzz" w:date="2026-10-13T09:24:00Z"/>
        </w:trPr>
        <w:tc>
          <w:tcPr>
            <w:tcW w:w="4500" w:type="dxa"/>
            <w:gridSpan w:val="3"/>
          </w:tcPr>
          <w:p>
            <w:pPr>
              <w:widowControl/>
            </w:pPr>
            <w:r>
              <w:t xml:space="preserve">row 16 </w:t>
            </w:r>
            <w:r>
              <w:t xml:space="preserve">gamma beta alpha theta</w:t>
            </w:r>
          </w:p>
        </w:tc>
        <w:tc>
          <w:tcPr>
            <w:tcW w:w="4500" w:type="dxa"/>
          </w:tcPr>
          <w:p>
            <w:r>
              <w:t xml:space="preserve">cell b 16 delta gamma beta alpha theta eta zeta epsilon delta gamma beta alpha theta</w:t>
            </w:r>
          </w:p>
        </w:tc>
      </w:tr>
      <w:tr>
        <w:trPr>
          <w:del w:id="8" w:author="Filen Fuzz" w:date="2026-10-13T09:24:00Z"/>
        </w:trPr>
        <w:tc>
          <w:tcPr>
            <w:tcW w:w="4500" w:type="dxa"/>
            <w:gridSpan w:val="3"/>
            <w:vMerge w:val="restart"/>
          </w:tcPr>
          <w:p>
            <w:pPr>
              <w:widowControl/>
            </w:pPr>
            <w:r>
              <w:t xml:space="preserve">row 17 </w:t>
            </w:r>
            <w:r>
              <w:t>delta gamma beta alpha th</w:t>
            </w:r>
            <w:r>
              <w:rPr>
                <w:rStyle w:val="FootnoteReference"/>
              </w:rPr>
              <w:footnoteReference w:id="26"/>
            </w:r>
            <w:r>
              <w:t>eta eta zeta epsilon delta gamma beta alpha theta</w:t>
            </w:r>
          </w:p>
        </w:tc>
        <w:tc>
          <w:tcPr>
            <w:tcW w:w="4500" w:type="dxa"/>
          </w:tcPr>
          <w:p>
            <w:r>
              <w:t xml:space="preserve">cell b 17 epsilon delta gamma beta alpha theta eta zeta epsilon delta gamma beta alpha theta eta zeta epsilon delta</w:t>
            </w:r>
          </w:p>
        </w:tc>
      </w:tr>
      <w:tr>
        <w:trPr>
          <w:del w:id="9" w:author="Filen Fuzz" w:date="2026-10-13T09:24:00Z"/>
        </w:trPr>
        <w:tc>
          <w:tcPr>
            <w:tcW w:w="4500" w:type="dxa"/>
            <w:gridSpan w:val="3"/>
            <w:vMerge/>
          </w:tcPr>
          <w:p/>
        </w:tc>
        <w:tc>
          <w:tcPr>
            <w:tcW w:w="4500" w:type="dxa"/>
          </w:tcPr>
          <w:p>
            <w:r>
              <w:t xml:space="preserve">cell b 18 zeta epsilon delta</w:t>
            </w:r>
          </w:p>
        </w:tc>
      </w:tr>
      <w:tr>
        <w:trPr>
          <w:del w:id="10" w:author="Filen Fuzz" w:date="2026-10-13T09:24:00Z"/>
        </w:trPr>
        <w:tc>
          <w:tcPr>
            <w:tcW w:w="4500" w:type="dxa"/>
            <w:gridSpan w:val="3"/>
            <w:vMerge/>
          </w:tcPr>
          <w:p/>
        </w:tc>
        <w:tc>
          <w:tcPr>
            <w:tcW w:w="4500" w:type="dxa"/>
          </w:tcPr>
          <w:p>
            <w:r>
              <w:t xml:space="preserve">cell b 19 eta zeta epsilon delta gamma beta alpha theta</w:t>
            </w:r>
          </w:p>
        </w:tc>
      </w:tr>
      <w:tr>
        <w:trPr>
          <w:cantSplit/>
          <w:trHeight w:val="1400" w:hRule="atLeast"/>
          <w:del w:id="11" w:author="Filen Fuzz" w:date="2026-10-13T09:24:00Z"/>
        </w:trPr>
        <w:tc>
          <w:tcPr>
            <w:tcW w:w="4500" w:type="dxa"/>
            <w:gridSpan w:val="3"/>
            <w:vMerge/>
          </w:tcPr>
          <w:p/>
        </w:tc>
        <w:tc>
          <w:tcPr>
            <w:tcW w:w="2200" w:type="dxa"/>
            <w:vMerge w:val="restart"/>
          </w:tcPr>
          <w:p>
            <w:r>
              <w:t xml:space="preserve">cell b 20 theta eta zeta epsilon delta gamma beta alpha theta eta zeta epsilon delta</w:t>
            </w:r>
          </w:p>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21 theta eta zeta epsilon delta gamma beta alpha theta eta zeta epsilon</w:t>
                  </w:r>
                </w:p>
              </w:tc>
              <w:tc>
                <w:tcPr>
                  <w:tcW w:w="2000" w:type="dxa"/>
                </w:tcPr>
                <w:p>
                  <w:r>
                    <w:t xml:space="preserve">in2 21</w:t>
                  </w:r>
                </w:p>
              </w:tc>
            </w:tr>
            <w:tr>
              <w:tc>
                <w:tcPr>
                  <w:tcW w:w="2000" w:type="dxa"/>
                </w:tcPr>
                <w:p>
                  <w:r>
                    <w:t xml:space="preserve">in3 21 theta eta zeta epsilon delta gamma beta alpha theta eta zeta epsilon delta gamma beta alpha theta eta zeta epsilon</w:t>
                  </w:r>
                </w:p>
              </w:tc>
              <w:tc>
                <w:tcPr>
                  <w:tcW w:w="2000" w:type="dxa"/>
                </w:tcPr>
                <w:p>
                  <w:r>
                    <w:t xml:space="preserve">x</w:t>
                  </w:r>
                  <w:ins w:id="12" w:author="Filen Fuzz" w:date="2026-10-13T09:24:00Z">
                    <w:r>
                      <w:t xml:space="preserve">W dolor Kraków </w:t>
                    </w:r>
                  </w:ins>
                </w:p>
              </w:tc>
            </w:tr>
          </w:tbl>
          <w:p/>
          <w:p>
            <w:r>
              <w:t xml:space="preserve">cell b 22 beta alpha theta</w:t>
            </w:r>
          </w:p>
          <w:p>
            <w:r>
              <w:t xml:space="preserve">cell b 23 gamma beta alpha theta eta zeta epsilon delta</w:t>
            </w:r>
          </w:p>
          <w:p>
            <w:r>
              <w:t xml:space="preserve">cell b 24 delta gamma beta alpha theta eta zeta epsilon delta gamma beta alpha theta</w:t>
            </w:r>
          </w:p>
          <w:p>
            <w:r>
              <w:t xml:space="preserve">cell b 25 epsilon delta gamma beta alpha theta eta zeta epsilon delta gamma beta alpha theta eta zeta epsilon delta</w:t>
            </w:r>
          </w:p>
          <w:p>
            <w:r>
              <w:t xml:space="preserve">cell b 26 zeta epsilon delta</w:t>
            </w:r>
          </w:p>
          <w:p>
            <w:r>
              <w:t xml:space="preserve">cell b 27 eta zeta epsilon delta gamma beta alpha theta</w:t>
            </w:r>
          </w:p>
          <w:p>
            <w:r>
              <w:t xml:space="preserve">cell b 28 theta eta zeta epsilon delta gamma beta alpha theta eta zeta epsilon delta</w:t>
            </w:r>
          </w:p>
          <w:p>
            <w:r>
              <w:t xml:space="preserve">cell b 29 alpha theta eta zeta epsilon delta gamma beta alpha theta eta zeta epsilon delta gamma beta alpha theta</w:t>
            </w:r>
          </w:p>
          <w:p>
            <w:r>
              <w:t xml:space="preserve">cell b 30 beta alpha theta</w:t>
            </w:r>
          </w:p>
          <w:p>
            <w:r>
              <w:t xml:space="preserve">cell b 31 gamma beta alpha theta eta zeta epsilon delta</w:t>
            </w:r>
          </w:p>
          <w:p>
            <w:r>
              <w:t xml:space="preserve">cell b 32 delta gamma beta alpha theta eta zeta epsilon delta gamma beta alpha theta</w:t>
            </w:r>
          </w:p>
          <w:p>
            <w:r>
              <w:t xml:space="preserve">cell b 33 epsilon delta gamma beta alpha theta eta zeta epsilon delta gamma beta alpha theta eta zeta epsilon delta</w:t>
            </w:r>
          </w:p>
          <w:p>
            <w:r>
              <w:t xml:space="preserve">cell b 34 zeta epsilon delta</w:t>
            </w:r>
          </w:p>
          <w:p>
            <w:r>
              <w:t xml:space="preserve">cell b 35 eta zeta epsilon delta gamma beta alpha theta</w:t>
            </w:r>
          </w:p>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36 eta zeta epsilon delta gamma beta alpha theta eta zeta epsilon delta</w:t>
                  </w:r>
                </w:p>
              </w:tc>
              <w:tc>
                <w:tcPr>
                  <w:tcW w:w="2000" w:type="dxa"/>
                </w:tcPr>
                <w:p>
                  <w:r>
                    <w:t xml:space="preserve">in2 36</w:t>
                  </w:r>
                </w:p>
              </w:tc>
            </w:tr>
            <w:tr>
              <w:tc>
                <w:tcPr>
                  <w:tcW w:w="2000" w:type="dxa"/>
                </w:tcPr>
                <w:p>
                  <w:r>
                    <w:t xml:space="preserve">in3 36 eta zeta epsilon delta gamma beta alpha theta eta zeta epsilon delta gamma beta alpha theta eta zeta epsilon delta</w:t>
                  </w:r>
                </w:p>
              </w:tc>
              <w:tc>
                <w:tcPr>
                  <w:tcW w:w="2000" w:type="dxa"/>
                </w:tcPr>
                <w:p>
                  <w:r>
                    <w:t xml:space="preserve">x</w:t>
                  </w:r>
                </w:p>
              </w:tc>
            </w:tr>
          </w:tbl>
          <w:p/>
          <w:p>
            <w:r>
              <w:t xml:space="preserve">cell b 37 alpha theta eta zeta epsilon delta gamma beta alpha theta eta zeta epsilon delta gamma beta alpha theta</w:t>
            </w:r>
          </w:p>
          <w:p>
            <w:r>
              <w:t xml:space="preserve">cell b 38 beta alpha theta</w:t>
            </w:r>
          </w:p>
          <w:p>
            <w:r>
              <w:t xml:space="preserve">cell b 39 gamma beta alpha theta eta zeta epsilon delta</w:t>
            </w:r>
          </w:p>
          <w:p>
            <w:r>
              <w:t xml:space="preserve">cell b 40 delta gamma beta alpha theta eta zeta epsilon delta gamma beta alpha theta</w:t>
            </w:r>
          </w:p>
          <w:p>
            <w:r>
              <w:t xml:space="preserve">cell b 41 epsilon delta gamma beta alpha theta eta zeta epsilon delta gamma beta alpha theta eta zeta epsilon delta</w:t>
            </w:r>
          </w:p>
          <w:p>
            <w:r>
              <w:t xml:space="preserve">cell b 42 zeta epsilon delta</w:t>
            </w:r>
          </w:p>
          <w:p>
            <w:r>
              <w:t xml:space="preserve">cell b 43 eta zeta epsilon delta gamma beta alpha theta</w:t>
            </w:r>
          </w:p>
          <w:p>
            <w:r>
              <w:t xml:space="preserve">cell b 44 theta eta zeta epsilon delta gamma beta alpha theta eta zeta epsilon delta</w:t>
            </w:r>
          </w:p>
          <w:p>
            <w:r>
              <w:t>cell b 45 alpha theta eta zeta epsilon delta gamma be</w:t>
              <w:drawing>
                <wp:inline distT="0" distB="0" distL="0" distR="0">
                  <wp:extent cx="1250950" cy="420418"/>
                  <wp:effectExtent l="0" t="0" r="0" b="0"/>
                  <wp:docPr id="1" name="Picture 1" descr="Line one&#10;line tw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ne one&#10;line two"/>
                          <pic:cNvPicPr>
                            <a:picLocks noChangeAspect="1" noChangeArrowheads="1"/>
                          </pic:cNvPicPr>
                        </pic:nvPicPr>
                        <pic:blipFill>
                          <a:blip r:embed="rId902"/>
                          <a:stretch>
                            <a:fillRect/>
                          </a:stretch>
                        </pic:blipFill>
                        <pic:spPr bwMode="auto">
                          <a:xfrm>
                            <a:off x="0" y="0"/>
                            <a:ext cx="1250950" cy="420418"/>
                          </a:xfrm>
                          <a:prstGeom prst="rect">
                            <a:avLst/>
                          </a:prstGeom>
                        </pic:spPr>
                      </pic:pic>
                    </a:graphicData>
                  </a:graphic>
                </wp:inline>
              </w:drawing>
              <w:t>ta alpha theta eta zeta epsilon delta gamma beta alpha theta</w:t>
            </w:r>
          </w:p>
          <w:p>
            <w:r>
              <w:t xml:space="preserve">cell b 46 beta alpha theta</w:t>
            </w:r>
          </w:p>
          <w:p>
            <w:r>
              <w:t xml:space="preserve">cell b 47 gamma beta alpha theta eta zeta epsilon delta</w:t>
            </w:r>
          </w:p>
          <w:p>
            <w:r>
              <w:t xml:space="preserve">cell b 48 delta gamma beta alpha theta eta zeta epsilon delta gamma beta alpha theta</w:t>
            </w:r>
          </w:p>
          <w:p>
            <w:r>
              <w:t xml:space="preserve">cell b 49 epsilon delta gamma beta alpha theta eta zeta epsilon delta gamma beta alpha theta eta zeta epsilon delta</w:t>
            </w:r>
          </w:p>
          <w:p>
            <w:r>
              <w:t xml:space="preserve">cell b 50 zeta epsilon delta</w:t>
            </w:r>
          </w:p>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51 zeta epsilon delta gamma beta alpha theta eta zeta epsilon delta gamma</w:t>
                  </w:r>
                </w:p>
              </w:tc>
              <w:tc>
                <w:tcPr>
                  <w:tcW w:w="2000" w:type="dxa"/>
                </w:tcPr>
                <w:p>
                  <w:r>
                    <w:t xml:space="preserve">in2 51</w:t>
                  </w:r>
                </w:p>
              </w:tc>
            </w:tr>
            <w:tr>
              <w:tc>
                <w:tcPr>
                  <w:tcW w:w="2000" w:type="dxa"/>
                </w:tcPr>
                <w:p>
                  <w:r>
                    <w:t xml:space="preserve">in3 51 zeta epsilon delta gamma beta alpha theta eta zeta epsilon delta gamma beta alpha theta eta zeta epsilon delta gamma</w:t>
                  </w:r>
                </w:p>
              </w:tc>
              <w:tc>
                <w:tcPr>
                  <w:tcW w:w="2000" w:type="dxa"/>
                </w:tcPr>
                <w:p>
                  <w:r>
                    <w:t xml:space="preserve">x</w:t>
                  </w:r>
                </w:p>
              </w:tc>
            </w:tr>
          </w:tbl>
          <w:p/>
          <w:p>
            <w:r>
              <w:t xml:space="preserve">cell b 52 theta eta zeta epsilon delta gamma beta alpha theta eta zeta epsilon delta</w:t>
            </w:r>
          </w:p>
          <w:p>
            <w:r>
              <w:t xml:space="preserve">cell b 53 alpha theta eta zeta epsilon delta gamma beta alpha theta eta zeta epsilon delta gamma beta alpha theta</w:t>
            </w:r>
          </w:p>
          <w:p>
            <w:r>
              <w:t xml:space="preserve">cell b 54 beta alpha theta</w:t>
            </w:r>
          </w:p>
          <w:p>
            <w:r>
              <w:t xml:space="preserve">cell b 55 gamma beta alpha theta eta zeta epsilon delta</w:t>
            </w:r>
          </w:p>
          <w:p>
            <w:r>
              <w:t xml:space="preserve">cell b 56 delta gamma beta alpha theta eta zeta epsilon delta gamma beta alpha theta</w:t>
            </w:r>
          </w:p>
          <w:p>
            <w:r>
              <w:t xml:space="preserve">cell b 57 epsilon delta gamma beta alpha theta eta zeta epsilon delta gamma beta alpha theta eta zeta epsilon delta</w:t>
            </w:r>
          </w:p>
          <w:p>
            <w:r>
              <w:t xml:space="preserve">cell b 58 zeta epsilon delta</w:t>
            </w:r>
          </w:p>
          <w:p>
            <w:r>
              <w:t xml:space="preserve">cell b 59 eta zeta epsilon delta gamma beta alpha theta</w:t>
            </w:r>
          </w:p>
          <w:p>
            <w:r>
              <w:t xml:space="preserve">cell b 60 theta eta zeta epsilon delta gamma beta alpha theta eta zeta epsilon delta</w:t>
            </w:r>
          </w:p>
          <w:p>
            <w:r>
              <w:t xml:space="preserve">cell b 61 alpha theta eta zeta epsilon delta gamma beta alpha theta eta zeta epsilon delta gamma beta alpha theta</w:t>
            </w:r>
          </w:p>
          <w:p>
            <w:r>
              <w:t xml:space="preserve">cell b 62 beta alpha theta</w:t>
            </w:r>
          </w:p>
          <w:p>
            <w:r>
              <w:t xml:space="preserve">cell b 63 gamma beta alpha theta eta zeta epsilon delta</w:t>
            </w:r>
          </w:p>
          <w:p>
            <w:r>
              <w:t xml:space="preserve">cell b 64 delta gamma beta alpha theta eta zeta epsilon delta gamma beta alpha theta</w:t>
            </w:r>
          </w:p>
          <w:p>
            <w:r>
              <w:t xml:space="preserve">cell b 65 epsilon delta gamma beta alpha theta eta zeta epsilon delta gamma beta alpha theta eta zeta epsilon delta</w:t>
            </w:r>
          </w:p>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66 epsilon delta gamma beta alpha theta eta zeta epsilon delta gamma beta</w:t>
                  </w:r>
                </w:p>
              </w:tc>
              <w:tc>
                <w:tcPr>
                  <w:tcW w:w="2000" w:type="dxa"/>
                </w:tcPr>
                <w:p>
                  <w:r>
                    <w:t xml:space="preserve">in2 66</w:t>
                  </w:r>
                </w:p>
              </w:tc>
            </w:tr>
            <w:tr>
              <w:tc>
                <w:tcPr>
                  <w:tcW w:w="2000" w:type="dxa"/>
                </w:tcPr>
                <w:p>
                  <w:r>
                    <w:t xml:space="preserve">in3 66 epsilon delta gamma beta alpha theta eta zeta epsilon delta gamma beta alpha theta eta zeta epsilon delta gamma beta</w:t>
                  </w:r>
                </w:p>
              </w:tc>
              <w:tc>
                <w:tcPr>
                  <w:tcW w:w="2000" w:type="dxa"/>
                </w:tcPr>
                <w:p>
                  <w:r>
                    <w:t xml:space="preserve">x</w:t>
                  </w:r>
                </w:p>
              </w:tc>
            </w:tr>
          </w:tbl>
          <w:p/>
          <w:p>
            <w:r>
              <w:t xml:space="preserve">cell b 67 eta zeta epsilon delta gamma beta alpha theta</w:t>
            </w:r>
          </w:p>
          <w:p>
            <w:r>
              <w:t xml:space="preserve">cell b 68 theta eta zeta epsilon delta gamma beta alpha theta eta zeta epsilon delta</w:t>
            </w:r>
          </w:p>
          <w:p>
            <w:r>
              <w:t xml:space="preserve">cell b 69 alpha theta eta zeta epsilon delta gamma beta alpha theta eta zeta epsilon delta gamma beta alpha theta</w:t>
            </w:r>
          </w:p>
          <w:p>
            <w:r>
              <w:t xml:space="preserve">cell b 70 beta alpha theta</w:t>
            </w:r>
          </w:p>
          <w:p>
            <w:r>
              <w:t xml:space="preserve">cell b 71 gamma beta alpha theta eta zeta epsilon delta</w:t>
            </w:r>
          </w:p>
          <w:p>
            <w:r>
              <w:t xml:space="preserve">cell b 72 delta gamma beta alpha theta eta zeta epsilon delta gamma beta alpha theta</w:t>
            </w:r>
          </w:p>
          <w:p>
            <w:r>
              <w:t xml:space="preserve">cell b 73 epsilon delta gamma beta alpha theta eta zeta epsilon delta gamma beta alpha theta eta zeta epsilon delta</w:t>
            </w:r>
          </w:p>
          <w:p>
            <w:r>
              <w:t xml:space="preserve">cell b 74 zeta epsilon delta</w:t>
            </w:r>
          </w:p>
          <w:p>
            <w:r>
              <w:t xml:space="preserve">cell b 75 eta zeta epsilon delta gamma beta alpha theta</w:t>
            </w:r>
          </w:p>
          <w:p>
            <w:r>
              <w:t xml:space="preserve">cell b 76 theta eta zeta epsilon delta gamma beta alpha theta eta zeta epsilon delta</w:t>
            </w:r>
          </w:p>
          <w:p>
            <w:r>
              <w:t xml:space="preserve">cell b 77 alpha theta eta zeta epsilon delta gamma beta alpha theta eta zeta epsilon delta gamma beta alpha theta</w:t>
            </w:r>
          </w:p>
          <w:p>
            <w:r>
              <w:t xml:space="preserve">cell b 78 beta alpha theta</w:t>
            </w:r>
          </w:p>
          <w:p>
            <w:r>
              <w:t xml:space="preserve">cell b 79 gamma beta alpha theta eta zeta epsilon delta</w:t>
            </w:r>
          </w:p>
          <w:p>
            <w:r>
              <w:t xml:space="preserve">cell b 80 delta gamma beta alpha theta eta zeta epsilon delta gamma beta alpha theta</w:t>
            </w:r>
          </w:p>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81 delta gamma beta alpha theta eta zeta epsilon delta gamma beta alpha</w:t>
                  </w:r>
                </w:p>
              </w:tc>
              <w:tc>
                <w:tcPr>
                  <w:tcW w:w="2000" w:type="dxa"/>
                </w:tcPr>
                <w:p>
                  <w:r>
                    <w:t xml:space="preserve">in2 81</w:t>
                  </w:r>
                </w:p>
              </w:tc>
            </w:tr>
            <w:tr>
              <w:tc>
                <w:tcPr>
                  <w:tcW w:w="2000" w:type="dxa"/>
                </w:tcPr>
                <w:p>
                  <w:r>
                    <w:t xml:space="preserve">in3 81 delta gamma beta alpha theta eta zeta epsilon delta gamma beta alpha theta eta zeta epsilon delta gamma beta alpha</w:t>
                  </w:r>
                </w:p>
              </w:tc>
              <w:tc>
                <w:tcPr>
                  <w:tcW w:w="2000" w:type="dxa"/>
                </w:tcPr>
                <w:p>
                  <w:r>
                    <w:t xml:space="preserve">x</w:t>
                  </w:r>
                </w:p>
              </w:tc>
            </w:tr>
          </w:tbl>
          <w:p/>
          <w:p>
            <w:r>
              <w:t xml:space="preserve">cell b 82 zeta epsilon delta</w:t>
            </w:r>
          </w:p>
          <w:p>
            <w:r>
              <w:t xml:space="preserve">cell b 83 eta zeta epsilon delta gamma beta alpha theta</w:t>
            </w:r>
          </w:p>
          <w:p>
            <w:r>
              <w:t xml:space="preserve">cell b 84 theta eta zeta epsilon delta gamma beta alpha theta eta zeta epsilon delta</w:t>
            </w:r>
          </w:p>
          <w:p>
            <w:r>
              <w:t xml:space="preserve">cell b 85 alpha theta eta zeta epsilon delta gamma beta alpha theta eta zeta epsilon delta gamma beta alpha theta</w:t>
            </w:r>
          </w:p>
          <w:p>
            <w:r>
              <w:t xml:space="preserve">cell b 86 beta alpha theta</w:t>
            </w:r>
          </w:p>
          <w:p>
            <w:r>
              <w:t xml:space="preserve">cell b 87 gamma beta alpha theta eta zeta epsilon delta</w:t>
            </w:r>
          </w:p>
          <w:p>
            <w:r>
              <w:t xml:space="preserve">cell b 88 delta gamma beta alpha theta eta zeta epsilon delta gamma beta alpha theta</w:t>
            </w:r>
          </w:p>
          <w:p>
            <w:r>
              <w:t xml:space="preserve">cell b 89 epsilon delta gamma beta alpha theta eta zeta epsilon delta gamma beta alpha theta eta zeta epsilon delta</w:t>
            </w:r>
          </w:p>
          <w:p>
            <w:r>
              <w:t xml:space="preserve">cell b 90 zeta epsilon delta</w:t>
            </w:r>
          </w:p>
          <w:p>
            <w:r>
              <w:t xml:space="preserve">cell b 91 eta zeta epsilon delta gamma beta alpha theta</w:t>
            </w:r>
          </w:p>
          <w:p>
            <w:r>
              <w:t xml:space="preserve">cell b 92 theta eta zeta epsilon delta gamma beta alpha theta eta zeta epsilon delta</w:t>
            </w:r>
          </w:p>
          <w:p>
            <w:r>
              <w:t xml:space="preserve">cell b 93 alpha theta eta zeta epsilon delta gamma beta alpha theta eta zeta epsilon delta gamma beta alpha theta</w:t>
            </w:r>
          </w:p>
          <w:p>
            <w:r>
              <w:t xml:space="preserve">cell b 94 beta alpha theta</w:t>
            </w:r>
          </w:p>
          <w:p>
            <w:r>
              <w:t xml:space="preserve">cell b 95 gamma beta alpha theta eta zeta epsilon delta</w:t>
            </w:r>
          </w:p>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96 gamma beta alpha theta eta zeta epsilon delta gamma beta alpha theta</w:t>
                  </w:r>
                </w:p>
              </w:tc>
              <w:tc>
                <w:tcPr>
                  <w:tcW w:w="2000" w:type="dxa"/>
                </w:tcPr>
                <w:p>
                  <w:r>
                    <w:t xml:space="preserve">in2 96</w:t>
                  </w:r>
                </w:p>
              </w:tc>
            </w:tr>
            <w:tr>
              <w:tc>
                <w:tcPr>
                  <w:tcW w:w="2000" w:type="dxa"/>
                </w:tcPr>
                <w:p>
                  <w:r>
                    <w:t xml:space="preserve">in3 96 gamma beta alpha theta eta zeta epsilon delta gamma beta alpha theta eta zeta epsilon delta gamma beta alpha theta</w:t>
                  </w:r>
                </w:p>
              </w:tc>
              <w:tc>
                <w:tcPr>
                  <w:tcW w:w="2000" w:type="dxa"/>
                </w:tcPr>
                <w:p>
                  <w:r>
                    <w:t xml:space="preserve">x</w:t>
                  </w:r>
                </w:p>
              </w:tc>
            </w:tr>
          </w:tbl>
          <w:p/>
          <w:p>
            <w:r>
              <w:t xml:space="preserve">cell b 97 epsilon delta gamma beta alpha theta eta zeta epsilon delta gamma beta alpha theta eta zeta epsilon delta</w:t>
            </w:r>
          </w:p>
          <w:p>
            <w:r>
              <w:t xml:space="preserve">cell b 98 zeta epsilon delta</w:t>
            </w:r>
          </w:p>
          <w:p>
            <w:r>
              <w:t xml:space="preserve">cell b 99 eta zeta epsilon delta gamma beta alpha theta</w:t>
            </w:r>
          </w:p>
          <w:p>
            <w:r>
              <w:t xml:space="preserve">cell b 100 theta eta zeta epsilon delta gamma beta alpha theta eta zeta epsilon delta</w:t>
            </w:r>
          </w:p>
          <w:p>
            <w:r>
              <w:t xml:space="preserve">cell b 101 alpha theta eta zeta epsilon delta gamma beta alpha theta eta zeta epsilon delta gamma beta alpha theta</w:t>
            </w:r>
          </w:p>
          <w:p>
            <w:r>
              <w:t xml:space="preserve">cell b 102 beta alpha theta</w:t>
            </w:r>
          </w:p>
          <w:p>
            <w:r>
              <w:t xml:space="preserve">cell b 103 gamma beta alpha theta eta zeta epsilon delta</w:t>
            </w:r>
          </w:p>
          <w:p>
            <w:r>
              <w:t xml:space="preserve">cell b 104 delta gamma beta alpha theta eta zeta epsilon delta gamma beta alpha theta</w:t>
            </w:r>
          </w:p>
          <w:p>
            <w:r>
              <w:t xml:space="preserve">cell b 105 epsilon delta gamma beta alpha theta eta zeta epsilon delta gamma beta alpha theta eta zeta epsilon delta</w:t>
            </w:r>
          </w:p>
          <w:p>
            <w:r>
              <w:t xml:space="preserve">cell b 106 zeta epsilon delta</w:t>
            </w:r>
          </w:p>
          <w:p>
            <w:r>
              <w:t xml:space="preserve">cell b 107 eta zeta epsilon delta gamma beta alpha theta</w:t>
            </w:r>
          </w:p>
          <w:p>
            <w:r>
              <w:t xml:space="preserve">cell b 108 theta eta zeta epsilon delta gamma beta alpha theta eta zeta epsilon delta</w:t>
            </w:r>
          </w:p>
          <w:p>
            <w:r>
              <w:t xml:space="preserve">cell b 109 alpha theta eta zeta epsilon delta gamma beta alpha theta eta zeta epsilon delta gamma beta alpha theta</w:t>
            </w:r>
          </w:p>
          <w:p>
            <w:r>
              <w:t xml:space="preserve">cell b 110 beta alpha theta</w:t>
            </w:r>
          </w:p>
          <w:tbl>
            <w:tblPr>
              <w:tblW w:w="4000" w:type="dxa"/>
              <w:tblBorders>
                <w:top w:val="single" w:sz="4"/>
                <w:bottom w:val="single" w:sz="4"/>
                <w:insideH w:val="single" w:sz="4"/>
                <w:insideV w:val="single" w:sz="4"/>
              </w:tblBorders>
              <w:tblCellMar>
                <w:left w:w="0" w:type="dxa"/>
                <w:right w:w="0" w:type="dxa"/>
              </w:tblCellMar>
            </w:tblPr>
            <w:tblGrid>
              <w:gridCol w:w="2000"/>
              <w:gridCol w:w="2000"/>
            </w:tblGrid>
            <w:tr>
              <w:tc>
                <w:tcPr>
                  <w:tcW w:w="2000" w:type="dxa"/>
                </w:tcPr>
                <w:p>
                  <w:r>
                    <w:t xml:space="preserve">in 111 beta alpha theta eta zeta epsilon delta gamma beta alpha theta eta</w:t>
                  </w:r>
                </w:p>
              </w:tc>
              <w:tc>
                <w:tcPr>
                  <w:tcW w:w="2000" w:type="dxa"/>
                </w:tcPr>
                <w:p>
                  <w:r>
                    <w:t xml:space="preserve">in2 111</w:t>
                  </w:r>
                </w:p>
              </w:tc>
            </w:tr>
            <w:tr>
              <w:tc>
                <w:tcPr>
                  <w:tcW w:w="2000" w:type="dxa"/>
                </w:tcPr>
                <w:p>
                  <w:r>
                    <w:t xml:space="preserve">in3 111 beta alpha theta eta zeta epsilon delta gamma beta alpha theta eta zeta epsilon delta gamma beta alpha theta eta</w:t>
                  </w:r>
                </w:p>
              </w:tc>
              <w:tc>
                <w:tcPr>
                  <w:tcW w:w="2000" w:type="dxa"/>
                </w:tcPr>
                <w:p>
                  <w:r>
                    <w:t xml:space="preserve">x</w:t>
                  </w:r>
                </w:p>
              </w:tc>
            </w:tr>
          </w:tbl>
          <w:p/>
          <w:p>
            <w:r>
              <w:t xml:space="preserve">cell b 112 delta gamma beta alpha theta eta zeta epsilon delta gamma beta alpha theta</w:t>
            </w:r>
          </w:p>
          <w:p>
            <w:r>
              <w:t xml:space="preserve">cell b 113 epsilon delta gamma beta alpha theta eta zeta epsilon delta gamma beta alpha theta eta zeta epsilon delta</w:t>
            </w:r>
          </w:p>
        </w:tc>
      </w:tr>
      <w:tr>
        <w:trPr>
          <w:del w:id="13" w:author="Filen Fuzz" w:date="2026-10-13T09:24:00Z"/>
        </w:trPr>
        <w:tc>
          <w:tcPr>
            <w:tcW w:w="4500" w:type="dxa"/>
            <w:gridSpan w:val="3"/>
            <w:vMerge/>
          </w:tcPr>
          <w:p/>
        </w:tc>
        <w:tc>
          <w:tcPr>
            <w:tcW w:w="2200" w:type="dxa"/>
            <w:vMerge/>
          </w:tcPr>
          <w:p/>
        </w:tc>
      </w:tr>
      <w:tr>
        <w:trPr>
          <w:del w:id="14" w:author="Filen Fuzz" w:date="2026-10-13T09:24:00Z"/>
        </w:trPr>
        <w:tc>
          <w:tcPr>
            <w:tcW w:w="4500" w:type="dxa"/>
            <w:gridSpan w:val="3"/>
          </w:tcPr>
          <w:p>
            <w:r>
              <w:t xml:space="preserve">row 22 fn </w:t>
            </w:r>
            <w:r>
              <w:footnoteReference w:id="3"/>
            </w:r>
            <w:r>
              <w:t xml:space="preserve">alpha theta eta zeta epsilon delta</w:t>
            </w:r>
          </w:p>
        </w:tc>
        <w:tc>
          <w:tcPr>
            <w:tcW w:w="2200" w:type="dxa"/>
            <w:vMerge/>
          </w:tcPr>
          <w:p/>
        </w:tc>
      </w:tr>
      <w:tr>
        <w:trPr>
          <w:del w:id="15" w:author="Filen Fuzz" w:date="2026-10-13T09:24:00Z"/>
        </w:trPr>
        <w:tc>
          <w:tcPr>
            <w:tcW w:w="4500" w:type="dxa"/>
            <w:gridSpan w:val="3"/>
          </w:tcPr>
          <w:p>
            <w:pPr>
              <w:widowControl/>
            </w:pPr>
            <w:r>
              <w:t xml:space="preserve">row 23 </w:t>
            </w:r>
            <w:r>
              <w:t xml:space="preserve">beta alpha theta eta zeta epsilon delta gamma beta alpha theta eta zeta</w:t>
            </w:r>
          </w:p>
        </w:tc>
        <w:tc>
          <w:tcPr>
            <w:tcW w:w="2200" w:type="dxa"/>
            <w:vMerge/>
          </w:tcPr>
          <w:p/>
        </w:tc>
      </w:tr>
      <w:tr>
        <w:trPr>
          <w:del w:id="16" w:author="Filen Fuzz" w:date="2026-10-13T09:24:00Z"/>
        </w:trPr>
        <w:tc>
          <w:tcPr>
            <w:tcW w:w="4500" w:type="dxa"/>
            <w:gridSpan w:val="3"/>
          </w:tcPr>
          <w:p>
            <w:pPr>
              <w:keepNext/>
            </w:pPr>
            <w:r>
              <w:t xml:space="preserve">row 24 keep gamma beta alpha theta eta</w:t>
            </w:r>
          </w:p>
          <w:p>
            <w:pPr>
              <w:widowControl/>
            </w:pPr>
            <w:r>
              <w:t xml:space="preserve">row 24 kept2 gamma beta alpha theta eta zeta epsilon delta gamma beta alpha theta eta zeta epsilon delta gamma beta alpha theta eta zeta epsilon delta gamma beta alpha theta eta zeta</w:t>
            </w:r>
          </w:p>
        </w:tc>
        <w:tc>
          <w:tcPr>
            <w:tcW w:w="2200" w:type="dxa"/>
            <w:vMerge/>
          </w:tcPr>
          <w:p/>
        </w:tc>
      </w:tr>
      <w:tr>
        <w:trPr>
          <w:del w:id="17" w:author="Filen Fuzz" w:date="2026-10-13T09:24:00Z"/>
        </w:trPr>
        <w:tc>
          <w:tcPr>
            <w:tcW w:w="4500" w:type="dxa"/>
            <w:gridSpan w:val="3"/>
          </w:tcPr>
          <w:p>
            <w:pPr>
              <w:widowControl/>
            </w:pPr>
            <w:r>
              <w:t xml:space="preserve">row 25 </w:t>
            </w:r>
            <w:r>
              <w:t xml:space="preserve">delta gamma beta alpha theta eta zeta epsilon delta gamma beta alpha theta eta zeta epsilon delta gamma beta alpha theta eta zeta epsilon delta gamma beta alpha theta eta zeta</w:t>
            </w:r>
          </w:p>
        </w:tc>
        <w:tc>
          <w:tcPr>
            <w:tcW w:w="2200" w:type="dxa"/>
            <w:vMerge/>
          </w:tcPr>
          <w:p/>
        </w:tc>
      </w:tr>
      <w:tr>
        <w:trPr>
          <w:del w:id="18" w:author="Filen Fuzz" w:date="2026-10-13T09:24:00Z"/>
        </w:trPr>
        <w:tc>
          <w:tcPr>
            <w:tcW w:w="4500" w:type="dxa"/>
            <w:gridSpan w:val="3"/>
          </w:tcPr>
          <w:p>
            <w:pPr>
              <w:widowControl/>
            </w:pPr>
            <w:r>
              <w:t xml:space="preserve">row 26 </w:t>
            </w:r>
            <w:r>
              <w:t xml:space="preserve">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rPr>
          <w:del w:id="19" w:author="Filen Fuzz" w:date="2026-10-13T09:24:00Z"/>
        </w:trPr>
        <w:tc>
          <w:tcPr>
            <w:tcW w:w="4500" w:type="dxa"/>
            <w:gridSpan w:val="3"/>
          </w:tcPr>
          <w:p>
            <w:pPr>
              <w:widowControl/>
            </w:pPr>
            <w:r>
              <w:t xml:space="preserve">row 27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rPr>
          <w:del w:id="20" w:author="Filen Fuzz" w:date="2026-10-13T09:24:00Z"/>
        </w:trPr>
        <w:tc>
          <w:tcPr>
            <w:tcW w:w="4500" w:type="dxa"/>
            <w:gridSpan w:val="3"/>
          </w:tcPr>
          <w:p>
            <w:pPr>
              <w:widowControl/>
            </w:pPr>
            <w:r>
              <w:t xml:space="preserve">row 28 </w:t>
            </w:r>
            <w:r>
              <w:t xml:space="preserve">eta zeta epsilon delta</w:t>
            </w:r>
          </w:p>
        </w:tc>
        <w:tc>
          <w:tcPr>
            <w:tcW w:w="2200" w:type="dxa"/>
            <w:vMerge/>
          </w:tcPr>
          <w:p/>
        </w:tc>
      </w:tr>
      <w:tr>
        <w:trPr>
          <w:trHeight w:val="900" w:hRule="exact"/>
          <w:del w:id="21" w:author="Filen Fuzz" w:date="2026-10-13T09:24:00Z"/>
        </w:trPr>
        <w:tc>
          <w:tcPr>
            <w:tcW w:w="4500" w:type="dxa"/>
            <w:gridSpan w:val="3"/>
          </w:tcPr>
          <w:p>
            <w:r>
              <w:t xml:space="preserve">row 29 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rPr>
          <w:del w:id="22" w:author="Filen Fuzz" w:date="2026-10-13T09:24:00Z"/>
        </w:trPr>
        <w:tc>
          <w:tcPr>
            <w:tcW w:w="4500" w:type="dxa"/>
            <w:gridSpan w:val="3"/>
          </w:tcPr>
          <w:p>
            <w:pPr>
              <w:widowControl/>
            </w:pPr>
            <w:r>
              <w:t xml:space="preserve">row 30 </w:t>
            </w:r>
            <w:r>
              <w:t xml:space="preserve">alpha theta eta zeta epsilon delta gamma beta alpha theta eta zeta epsilon delta gamma beta alpha theta eta zeta epsilon delta</w:t>
            </w:r>
          </w:p>
        </w:tc>
        <w:tc>
          <w:tcPr>
            <w:tcW w:w="2200" w:type="dxa"/>
            <w:vMerge/>
          </w:tcPr>
          <w:p/>
        </w:tc>
      </w:tr>
      <w:tr>
        <w:trPr>
          <w:cantSplit/>
          <w:del w:id="23" w:author="Filen Fuzz" w:date="2026-10-13T09:24:00Z"/>
        </w:trPr>
        <w:tc>
          <w:tcPr>
            <w:tcW w:w="4500" w:type="dxa"/>
            <w:gridSpan w:val="3"/>
          </w:tcPr>
          <w:p>
            <w:pPr>
              <w:widowControl/>
            </w:pPr>
            <w:r>
              <w:t xml:space="preserve">row 31 </w:t>
            </w:r>
            <w:r>
              <w:t>beta alpha theta eta zeta epsilon delta gamma beta alpha — naïve Filen x consectetur dolor amet, lorem Kraków W Kraków amet, naïve Kraków — Filen sit theta eta zeta epsilon delta gamma beta alpha theta eta zeta epsilon delta gamma beta alpha theta eta zeta epsilon delta</w:t>
            </w:r>
          </w:p>
        </w:tc>
        <w:tc>
          <w:tcPr>
            <w:tcW w:w="2200" w:type="dxa"/>
            <w:vMerge/>
          </w:tcPr>
          <w:p/>
        </w:tc>
      </w:tr>
      <w:tr>
        <w:trPr>
          <w:del w:id="24" w:author="Filen Fuzz" w:date="2026-10-13T09:24:00Z"/>
        </w:trPr>
        <w:tc>
          <w:tcPr>
            <w:tcW w:w="4500" w:type="dxa"/>
            <w:gridSpan w:val="3"/>
          </w:tcPr>
          <w:p>
            <w:pPr>
              <w:widowControl/>
            </w:pPr>
            <w:r>
              <w:t xml:space="preserve">row 32 </w:t>
            </w:r>
            <w:r>
              <w:t xml:space="preserve">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rPr>
          <w:trHeight w:val="1400" w:hRule="atLeast"/>
          <w:del w:id="25" w:author="Filen Fuzz" w:date="2026-10-13T09:24:00Z"/>
        </w:trPr>
        <w:tc>
          <w:tcPr>
            <w:tcW w:w="4500" w:type="dxa"/>
            <w:gridSpan w:val="3"/>
          </w:tcPr>
          <w:p>
            <w:pPr>
              <w:widowControl/>
            </w:pPr>
            <w:r>
              <w:t xml:space="preserve">row 33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c>
          <w:tcPr>
            <w:tcW w:w="4500" w:type="dxa"/>
            <w:gridSpan w:val="3"/>
            <w:vMerge w:val="restart"/>
          </w:tcPr>
          <w:p>
            <w:pPr>
              <w:keepNext/>
            </w:pPr>
            <w:r>
              <w:t xml:space="preserve">row 34 keep epsilon delta gamma beta alpha</w:t>
            </w:r>
          </w:p>
          <w:p>
            <w:pPr>
              <w:widowControl/>
            </w:pPr>
            <w:r>
              <w:t xml:space="preserve">row 34 kept2 epsilon delta gamma beta alpha theta eta zeta epsilon delta gamma beta alpha theta eta zeta epsilon delta gamma beta alpha theta eta zeta epsilon delta gamma beta alpha theta</w:t>
            </w: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tcPr>
          <w:p>
            <w:pPr>
              <w:widowControl/>
            </w:pPr>
            <w:r>
              <w:t xml:space="preserve">row 39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40 </w:t>
            </w:r>
            <w:r>
              <w:t xml:space="preserve">gamma beta alpha theta</w:t>
            </w:r>
          </w:p>
        </w:tc>
        <w:tc>
          <w:tcPr>
            <w:tcW w:w="2200" w:type="dxa"/>
            <w:vMerge/>
          </w:tcPr>
          <w:p/>
        </w:tc>
      </w:tr>
      <w:tr>
        <w:tc>
          <w:tcPr>
            <w:tcW w:w="4500" w:type="dxa"/>
            <w:gridSpan w:val="3"/>
          </w:tcPr>
          <w:p>
            <w:pPr>
              <w:widowControl/>
            </w:pPr>
            <w:r>
              <w:t xml:space="preserve">row 41 </w:t>
            </w:r>
            <w:r>
              <w:t xml:space="preserve">delta gamma beta alpha theta eta zeta epsilon delta gamma beta alpha theta</w:t>
            </w:r>
          </w:p>
        </w:tc>
        <w:tc>
          <w:tcPr>
            <w:tcW w:w="2200" w:type="dxa"/>
            <w:vMerge/>
          </w:tcPr>
          <w:p/>
        </w:tc>
      </w:tr>
      <w:tr>
        <w:trPr>
          <w:cantSplit/>
          <w:trHeight w:val="900" w:hRule="exact"/>
        </w:trPr>
        <w:tc>
          <w:tcPr>
            <w:tcW w:w="4500" w:type="dxa"/>
            <w:gridSpan w:val="3"/>
          </w:tcPr>
          <w:p>
            <w:pPr>
              <w:widowControl/>
            </w:pPr>
            <w:r>
              <w:t xml:space="preserve">row 42 </w:t>
            </w:r>
            <w:r>
              <w:t xml:space="preserve">epsilon delta gamma beta alpha theta eta zeta epsilon delta gamma beta alpha theta eta zeta epsilon delta gamma beta alpha theta</w:t>
            </w:r>
          </w:p>
        </w:tc>
        <w:tc>
          <w:tcPr>
            <w:tcW w:w="2200" w:type="dxa"/>
            <w:vMerge/>
          </w:tcPr>
          <w:p/>
        </w:tc>
      </w:tr>
      <w:tr>
        <w:tc>
          <w:tcPr>
            <w:tcW w:w="4500" w:type="dxa"/>
            <w:gridSpan w:val="3"/>
          </w:tcPr>
          <w:p>
            <w:r>
              <w:t xml:space="preserve">row 43 fn </w:t>
            </w:r>
            <w:r>
              <w:footnoteReference w:id="6"/>
            </w:r>
            <w:r>
              <w:t xml:space="preserve">zeta epsilon delta gamma beta alpha</w:t>
            </w:r>
          </w:p>
        </w:tc>
        <w:tc>
          <w:tcPr>
            <w:tcW w:w="2200" w:type="dxa"/>
            <w:vMerge/>
          </w:tcPr>
          <w:p/>
        </w:tc>
      </w:tr>
      <w:tr>
        <w:tc>
          <w:tcPr>
            <w:tcW w:w="4500" w:type="dxa"/>
            <w:gridSpan w:val="3"/>
          </w:tcPr>
          <w:p>
            <w:pPr>
              <w:keepNext/>
            </w:pPr>
            <w:r>
              <w:t xml:space="preserve">row 44 keep eta zeta epsilon delta gamma</w:t>
            </w:r>
          </w:p>
          <w:p>
            <w:pPr>
              <w:widowControl/>
            </w:pPr>
            <w:r>
              <w:t xml:space="preserve">row 44 kept2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45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2200" w:type="dxa"/>
            <w:vMerge/>
          </w:tcPr>
          <w:p/>
        </w:tc>
      </w:tr>
      <w:tr>
        <w:trPr>
          <w:trHeight w:val="1400" w:hRule="atLeast"/>
        </w:trPr>
        <w:tc>
          <w:tcPr>
            <w:tcW w:w="4500" w:type="dxa"/>
            <w:gridSpan w:val="3"/>
          </w:tcPr>
          <w:p>
            <w:pPr>
              <w:widowControl/>
            </w:pPr>
            <w:r>
              <w:t xml:space="preserve">row 46 </w:t>
            </w:r>
            <w:r>
              <w:t xml:space="preserve">alpha theta eta zeta</w:t>
            </w:r>
          </w:p>
        </w:tc>
        <w:tc>
          <w:tcPr>
            <w:tcW w:w="2200" w:type="dxa"/>
            <w:vMerge/>
          </w:tcPr>
          <w:p/>
        </w:tc>
      </w:tr>
      <w:tr>
        <w:tc>
          <w:tcPr>
            <w:tcW w:w="4500" w:type="dxa"/>
            <w:gridSpan w:val="3"/>
          </w:tcPr>
          <w:p>
            <w:r>
              <w:t xml:space="preserve">row 47 page </w:t>
            </w:r>
            <w:r>
              <w:fldChar w:fldCharType="begin"/>
            </w:r>
            <w:r>
              <w:instrText xml:space="preserve"> PAGE </w:instrText>
            </w:r>
            <w:r>
              <w:fldChar w:fldCharType="separate"/>
            </w:r>
            <w:r>
              <w:t>4</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widowControl/>
            </w:pPr>
            <w:r>
              <w:t xml:space="preserve">row 48 </w:t>
            </w:r>
            <w:r>
              <w:t xml:space="preserve">gamma beta alpha theta eta zeta epsilon delta gamma beta alpha theta eta zeta epsilon delta gamma beta alpha theta eta zeta</w:t>
            </w:r>
          </w:p>
        </w:tc>
        <w:tc>
          <w:tcPr>
            <w:tcW w:w="2200" w:type="dxa"/>
            <w:vMerge/>
          </w:tcPr>
          <w:p/>
        </w:tc>
      </w:tr>
      <w:tr>
        <w:tc>
          <w:tcPr>
            <w:tcW w:w="4500" w:type="dxa"/>
            <w:gridSpan w:val="3"/>
          </w:tcPr>
          <w:p>
            <w:pPr>
              <w:widowControl/>
            </w:pPr>
            <w:r>
              <w:t xml:space="preserve">row 49 </w:t>
            </w:r>
            <w:r>
              <w:t xml:space="preserve">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r>
              <w:t xml:space="preserve">row 50 fn </w:t>
            </w:r>
            <w:r>
              <w:footnoteReference w:id="7"/>
            </w:r>
            <w:r>
              <w:t xml:space="preserve">epsilon delta gamma beta alpha theta</w:t>
            </w:r>
          </w:p>
        </w:tc>
        <w:tc>
          <w:tcPr>
            <w:tcW w:w="2200" w:type="dxa"/>
            <w:vMerge/>
          </w:tcPr>
          <w:p/>
        </w:tc>
      </w:tr>
      <w:tr>
        <w:tc>
          <w:tcPr>
            <w:tcW w:w="4500" w:type="dxa"/>
            <w:gridSpan w:val="3"/>
            <w:vMerge w:val="restart"/>
          </w:tcPr>
          <w:p>
            <w:pPr>
              <w:widowControl/>
            </w:pPr>
            <w:r>
              <w:t xml:space="preserve">row 51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vMerge/>
          </w:tcPr>
          <w:p/>
        </w:tc>
        <w:tc>
          <w:tcPr>
            <w:tcW w:w="2200" w:type="dxa"/>
            <w:vMerge/>
          </w:tcPr>
          <w:p/>
        </w:tc>
      </w:tr>
      <w:tr>
        <w:trPr>
          <w:cantSplit/>
        </w:trPr>
        <w:tc>
          <w:tcPr>
            <w:tcW w:w="4500" w:type="dxa"/>
            <w:gridSpan w:val="3"/>
            <w:vMerge/>
          </w:tcPr>
          <w:p/>
        </w:tc>
        <w:tc>
          <w:tcPr>
            <w:tcW w:w="2200" w:type="dxa"/>
            <w:vMerge/>
          </w:tcPr>
          <w:p/>
        </w:tc>
      </w:tr>
      <w:tr>
        <w:tc>
          <w:tcPr>
            <w:tcW w:w="4500" w:type="dxa"/>
            <w:gridSpan w:val="3"/>
            <w:vMerge/>
          </w:tcPr>
          <w:p/>
        </w:tc>
        <w:tc>
          <w:tcPr>
            <w:tcW w:w="2200" w:type="dxa"/>
            <w:vMerge/>
          </w:tcPr>
          <w:p/>
        </w:tc>
      </w:tr>
      <w:tr>
        <w:trPr>
          <w:trHeight w:val="900" w:hRule="exact"/>
        </w:trPr>
        <w:tc>
          <w:tcPr>
            <w:tcW w:w="4500" w:type="dxa"/>
            <w:gridSpan w:val="3"/>
            <w:vMerge/>
          </w:tcPr>
          <w:p/>
        </w:tc>
        <w:tc>
          <w:tcPr>
            <w:tcW w:w="2200" w:type="dxa"/>
            <w:vMerge/>
          </w:tcPr>
          <w:p/>
        </w:tc>
      </w:tr>
      <w:tr>
        <w:tc>
          <w:tcPr>
            <w:tcW w:w="4500" w:type="dxa"/>
            <w:gridSpan w:val="3"/>
          </w:tcPr>
          <w:p>
            <w:r>
              <w:t xml:space="preserve">row 56 page </w:t>
            </w:r>
            <w:r>
              <w:fldChar w:fldCharType="begin"/>
            </w:r>
            <w:r>
              <w:instrText xml:space="preserve"> PAGE </w:instrText>
            </w:r>
            <w:r>
              <w:fldChar w:fldCharType="separate"/>
            </w:r>
            <w:r>
              <w:t>4</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r>
              <w:t xml:space="preserve">row 57 fn </w:t>
            </w:r>
            <w:r>
              <w:footnoteReference w:id="8"/>
            </w:r>
            <w:r>
              <w:t xml:space="preserve">delta gamma beta alpha theta eta</w:t>
            </w:r>
          </w:p>
        </w:tc>
        <w:tc>
          <w:tcPr>
            <w:tcW w:w="2200" w:type="dxa"/>
            <w:vMerge/>
          </w:tcPr>
          <w:p/>
        </w:tc>
      </w:tr>
      <w:tr>
        <w:tc>
          <w:tcPr>
            <w:tcW w:w="4500" w:type="dxa"/>
            <w:gridSpan w:val="3"/>
          </w:tcPr>
          <w:p>
            <w:pPr>
              <w:widowControl/>
            </w:pPr>
            <w:r>
              <w:t xml:space="preserve">row 58 </w:t>
            </w:r>
            <w:r>
              <w:t xml:space="preserve">epsilon delta gamma beta</w:t>
            </w:r>
          </w:p>
        </w:tc>
        <w:tc>
          <w:tcPr>
            <w:tcW w:w="2200" w:type="dxa"/>
            <w:vMerge/>
          </w:tcPr>
          <w:p/>
        </w:tc>
      </w:tr>
      <w:tr>
        <w:trPr>
          <w:trHeight w:val="1400" w:hRule="atLeast"/>
        </w:trPr>
        <w:tc>
          <w:tcPr>
            <w:tcW w:w="4500" w:type="dxa"/>
            <w:gridSpan w:val="3"/>
          </w:tcPr>
          <w:p>
            <w:pPr>
              <w:widowControl/>
            </w:pPr>
            <w:r>
              <w:t xml:space="preserve">row 59 </w:t>
            </w:r>
            <w:r>
              <w:t>zeta epsilon delta gamma beta alpha theta eta zeta epsil</w:t>
            </w:r>
            <w:ins w:id="26" w:author="Filen Fuzz" w:date="2026-10-13T09:24:00Z">
              <w:r>
                <w:t>Kraków</w:t>
              </w:r>
            </w:ins>
            <w:r>
              <w:t>on delta gamma beta</w:t>
            </w:r>
          </w:p>
        </w:tc>
        <w:tc>
          <w:tcPr>
            <w:tcW w:w="2200" w:type="dxa"/>
            <w:vMerge/>
          </w:tcPr>
          <w:p/>
        </w:tc>
      </w:tr>
      <w:tr>
        <w:tc>
          <w:tcPr>
            <w:tcW w:w="4500" w:type="dxa"/>
            <w:gridSpan w:val="3"/>
          </w:tcPr>
          <w:p>
            <w:pPr>
              <w:widowControl/>
            </w:pPr>
            <w:r>
              <w:t xml:space="preserve">row 60 </w:t>
            </w:r>
            <w:r>
              <w:t xml:space="preserve">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61 </w:t>
            </w:r>
            <w:r>
              <w:t xml:space="preserve">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62 </w:t>
            </w:r>
            <w:r>
              <w:t xml:space="preserve">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63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rPr>
          <w:cantSplit/>
        </w:trPr>
        <w:tc>
          <w:tcPr>
            <w:tcW w:w="4500" w:type="dxa"/>
            <w:gridSpan w:val="3"/>
          </w:tcPr>
          <w:p>
            <w:pPr>
              <w:keepNext/>
            </w:pPr>
            <w:r>
              <w:t xml:space="preserve">row 64 keep gamma beta alpha theta eta</w:t>
            </w:r>
          </w:p>
          <w:p>
            <w:pPr>
              <w:widowControl/>
            </w:pPr>
            <w:r>
              <w:t xml:space="preserve">row 64 kept2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r>
              <w:t xml:space="preserve">row 65 page </w:t>
            </w:r>
            <w:r>
              <w:fldChar w:fldCharType="begin"/>
            </w:r>
            <w:r>
              <w:instrText xml:space="preserve"> PAGE </w:instrText>
            </w:r>
            <w:r>
              <w:fldChar w:fldCharType="separate"/>
            </w:r>
            <w:r>
              <w:t>5</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widowControl/>
            </w:pPr>
            <w:r>
              <w:t xml:space="preserve">row 66 </w:t>
            </w:r>
            <w:r>
              <w:t xml:space="preserve">epsilon delta gamma beta alpha theta eta zeta epsilon delta gamma beta alpha theta eta zeta epsilon delta gamma beta alpha theta</w:t>
            </w:r>
          </w:p>
        </w:tc>
        <w:tc>
          <w:tcPr>
            <w:tcW w:w="2200" w:type="dxa"/>
            <w:vMerge/>
          </w:tcPr>
          <w:p/>
        </w:tc>
      </w:tr>
      <w:tr>
        <w:tc>
          <w:tcPr>
            <w:tcW w:w="4500" w:type="dxa"/>
            <w:gridSpan w:val="3"/>
          </w:tcPr>
          <w:p>
            <w:pPr>
              <w:widowControl/>
            </w:pPr>
            <w:r>
              <w:t xml:space="preserve">row 67 </w:t>
            </w:r>
            <w:r>
              <w:t xml:space="preserve">zeta epsilon delta gamma beta alpha theta eta zeta epsilon delta gamma beta alpha theta eta zeta epsilon delta gamma beta alpha theta eta zeta epsilon delta gamma beta alpha theta</w:t>
            </w:r>
          </w:p>
        </w:tc>
        <w:tc>
          <w:tcPr>
            <w:tcW w:w="2200" w:type="dxa"/>
            <w:vMerge/>
          </w:tcPr>
          <w:p/>
        </w:tc>
      </w:tr>
      <w:tr>
        <w:trPr>
          <w:trHeight w:val="900" w:hRule="exact"/>
        </w:trPr>
        <w:tc>
          <w:tcPr>
            <w:tcW w:w="4500" w:type="dxa"/>
            <w:gridSpan w:val="3"/>
            <w:vMerge w:val="restart"/>
          </w:tcPr>
          <w:p>
            <w:pPr>
              <w:widowControl/>
            </w:pPr>
            <w:r>
              <w:t xml:space="preserve">row 68 </w:t>
            </w:r>
            <w:r>
              <w:t xml:space="preserve">eta zeta epsilon delta gamma beta alpha theta eta zeta epsilon delta gamma beta alpha theta eta zeta epsilon delta gamma beta alpha theta eta zeta epsilon delta gamma beta alpha theta eta zeta epsilon delta gamma beta alpha theta</w:t>
            </w: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rPr>
          <w:trHeight w:val="1400" w:hRule="atLeast"/>
        </w:trPr>
        <w:tc>
          <w:tcPr>
            <w:tcW w:w="4500" w:type="dxa"/>
            <w:gridSpan w:val="3"/>
            <w:vMerge/>
          </w:tcPr>
          <w:p/>
        </w:tc>
        <w:tc>
          <w:tcPr>
            <w:tcW w:w="2200" w:type="dxa"/>
            <w:vMerge/>
          </w:tcPr>
          <w:p/>
        </w:tc>
      </w:tr>
      <w:tr>
        <w:tc>
          <w:tcPr>
            <w:tcW w:w="4500" w:type="dxa"/>
            <w:gridSpan w:val="3"/>
          </w:tcPr>
          <w:p>
            <w:pPr>
              <w:widowControl/>
            </w:pPr>
            <w:r>
              <w:t xml:space="preserve">row 73 </w:t>
            </w:r>
            <w:r>
              <w:t xml:space="preserve">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pPr>
              <w:keepNext/>
            </w:pPr>
            <w:r>
              <w:t xml:space="preserve">row 74 keep epsilon delta gamma beta alpha</w:t>
            </w:r>
          </w:p>
          <w:p>
            <w:pPr>
              <w:widowControl/>
            </w:pPr>
            <w:r>
              <w:t xml:space="preserve">row 74 kept2 epsilon delta gamma beta alpha theta eta zeta epsilon delta gamma beta alpha theta eta zeta epsilon delta gamma beta alpha theta eta zeta epsilon delta gamma beta alpha theta</w:t>
            </w:r>
          </w:p>
        </w:tc>
        <w:tc>
          <w:tcPr>
            <w:tcW w:w="2200" w:type="dxa"/>
            <w:vMerge/>
          </w:tcPr>
          <w:p/>
        </w:tc>
      </w:tr>
      <w:tr>
        <w:trPr>
          <w:cantSplit/>
        </w:trPr>
        <w:tc>
          <w:tcPr>
            <w:tcW w:w="4500" w:type="dxa"/>
            <w:gridSpan w:val="3"/>
          </w:tcPr>
          <w:p>
            <w:pPr>
              <w:widowControl/>
            </w:pPr>
            <w:r>
              <w:t xml:space="preserve">row 75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pPr>
              <w:widowControl/>
            </w:pPr>
            <w:r>
              <w:t xml:space="preserve">row 76 </w:t>
            </w:r>
            <w:r>
              <w:t xml:space="preserve">eta zeta epsilon delta</w:t>
            </w:r>
          </w:p>
        </w:tc>
        <w:tc>
          <w:tcPr>
            <w:tcW w:w="2200" w:type="dxa"/>
            <w:vMerge/>
          </w:tcPr>
          <w:p/>
        </w:tc>
      </w:tr>
      <w:tr>
        <w:tc>
          <w:tcPr>
            <w:tcW w:w="4500" w:type="dxa"/>
            <w:gridSpan w:val="3"/>
          </w:tcPr>
          <w:p>
            <w:pPr>
              <w:widowControl/>
            </w:pPr>
            <w:r>
              <w:t xml:space="preserve">row 77 </w:t>
            </w:r>
            <w:r>
              <w:t xml:space="preserve">theta eta zeta epsilon delta gamma beta alpha theta eta zeta epsilon delta</w:t>
            </w:r>
          </w:p>
        </w:tc>
        <w:tc>
          <w:tcPr>
            <w:tcW w:w="2200" w:type="dxa"/>
            <w:vMerge/>
          </w:tcPr>
          <w:p/>
        </w:tc>
      </w:tr>
      <w:tr>
        <w:tc>
          <w:tcPr>
            <w:tcW w:w="4500" w:type="dxa"/>
            <w:gridSpan w:val="3"/>
          </w:tcPr>
          <w:p>
            <w:r>
              <w:t xml:space="preserve">row 78 fn </w:t>
            </w:r>
            <w:r>
              <w:footnoteReference w:id="11"/>
            </w:r>
            <w:r>
              <w:t xml:space="preserve">alpha theta eta zeta epsilon delta</w:t>
            </w:r>
          </w:p>
        </w:tc>
        <w:tc>
          <w:tcPr>
            <w:tcW w:w="2200" w:type="dxa"/>
            <w:vMerge/>
          </w:tcPr>
          <w:p/>
        </w:tc>
      </w:tr>
      <w:tr>
        <w:tc>
          <w:tcPr>
            <w:tcW w:w="667" w:type="dxa"/>
          </w:tcPr>
          <w:p>
            <w:pPr>
              <w:widowControl/>
            </w:pPr>
            <w:r>
              <w:t xml:space="preserve">row 79 </w:t>
            </w:r>
            <w:r>
              <w:t xml:space="preserve">beta alpha theta eta zeta epsilon delta gamma beta alpha theta eta zeta epsilon delta gamma beta alpha theta eta zeta epsilon delta gamma beta alpha theta eta zeta epsilon delta</w:t>
            </w:r>
          </w:p>
        </w:tc>
        <w:tc>
          <w:tcPr>
            <w:tcW w:w="666" w:type="dxa"/>
          </w:tcPr>
          <w:p/>
        </w:tc>
        <w:tc>
          <w:tcPr>
            <w:tcW w:w="667" w:type="dxa"/>
          </w:tcPr>
          <w:p/>
        </w:tc>
        <w:tc>
          <w:tcPr>
            <w:tcW w:w="2200" w:type="dxa"/>
            <w:vMerge/>
          </w:tcPr>
          <w:p/>
        </w:tc>
      </w:tr>
      <w:tr>
        <w:tc>
          <w:tcPr>
            <w:tcW w:w="667" w:type="dxa"/>
          </w:tcPr>
          <w:p/>
        </w:tc>
        <w:tc>
          <w:tcPr>
            <w:tcW w:w="666" w:type="dxa"/>
          </w:tcPr>
          <w:p/>
        </w:tc>
        <w:tc>
          <w:tcPr>
            <w:tcW w:w="667" w:type="dxa"/>
          </w:tcPr>
          <w:p/>
        </w:tc>
        <w:tc>
          <w:tcPr>
            <w:tcW w:w="2200" w:type="dxa"/>
            <w:vMerge/>
          </w:tcPr>
          <w:p/>
        </w:tc>
      </w:tr>
      <w:tr>
        <w:tc>
          <w:tcPr>
            <w:tcW w:w="4500" w:type="dxa"/>
            <w:gridSpan w:val="3"/>
          </w:tcPr>
          <w:p>
            <w:pPr>
              <w:widowControl/>
            </w:pPr>
            <w:r>
              <w:t xml:space="preserve">row 80 </w:t>
            </w:r>
            <w:r>
              <w:t xml:space="preserve">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rPr>
          <w:ins w:id="27" w:author="Filen Fuzz" w:date="2026-10-13T09:24:00Z"/>
        </w:trPr>
        <w:tc>
          <w:tcPr>
            <w:tcW w:w="4500" w:type="dxa"/>
            <w:gridSpan w:val="3"/>
            <w:cellIns w:id="28" w:author="Filen Fuzz" w:date="2026-10-13T09:24:00Z"/>
          </w:tcPr>
          <w:p/>
        </w:tc>
        <w:tc>
          <w:tcPr>
            <w:tcW w:w="2200" w:type="dxa"/>
            <w:vMerge/>
            <w:cellIns w:id="29" w:author="Filen Fuzz" w:date="2026-10-13T09:24:00Z"/>
          </w:tcPr>
          <w:p/>
        </w:tc>
      </w:tr>
      <w:tr>
        <w:trPr>
          <w:trHeight w:val="900" w:hRule="exact"/>
        </w:trPr>
        <w:tc>
          <w:tcPr>
            <w:tcW w:w="4500" w:type="dxa"/>
            <w:gridSpan w:val="3"/>
          </w:tcPr>
          <w:p>
            <w:pPr>
              <w:widowControl/>
            </w:pPr>
            <w:r>
              <w:t xml:space="preserve">row 81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tc>
        <w:tc>
          <w:tcPr>
            <w:tcW w:w="2200" w:type="dxa"/>
            <w:vMerge/>
          </w:tcPr>
          <w:p/>
        </w:tc>
      </w:tr>
      <w:tr>
        <w:tc>
          <w:tcPr>
            <w:tcW w:w="4500" w:type="dxa"/>
            <w:gridSpan w:val="3"/>
          </w:tcPr>
          <w:p>
            <w:pPr>
              <w:widowControl/>
            </w:pPr>
            <w:r>
              <w:t xml:space="preserve">row 82 </w:t>
            </w:r>
            <w:r>
              <w:t xml:space="preserve">epsilon delta gamma beta</w:t>
            </w:r>
          </w:p>
        </w:tc>
        <w:tc>
          <w:tcPr>
            <w:tcW w:w="2200" w:type="dxa"/>
            <w:vMerge/>
          </w:tcPr>
          <w:p/>
        </w:tc>
      </w:tr>
      <w:tr>
        <w:tc>
          <w:tcPr>
            <w:tcW w:w="4500" w:type="dxa"/>
            <w:gridSpan w:val="3"/>
          </w:tcPr>
          <w:p>
            <w:r>
              <w:t xml:space="preserve">row 83 page </w:t>
            </w:r>
            <w:r>
              <w:fldChar w:fldCharType="begin"/>
            </w:r>
            <w:r>
              <w:instrText xml:space="preserve"> PAGE </w:instrText>
            </w:r>
            <w:r>
              <w:fldChar w:fldCharType="separate"/>
            </w:r>
            <w:r>
              <w:t>6</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keepNext/>
            </w:pPr>
            <w:r>
              <w:t xml:space="preserve">row 84 keep eta zeta epsilon delta gamma</w:t>
            </w:r>
          </w:p>
          <w:p>
            <w:pPr>
              <w:widowControl/>
            </w:pPr>
            <w:r>
              <w:t xml:space="preserve">row 84 kept2 eta zeta epsilon delta gamma beta alpha theta eta zeta epsilon delta gamma beta alpha theta eta zeta epsilon delta gamma beta alpha theta eta zeta epsilon delta gamma beta</w:t>
            </w:r>
          </w:p>
        </w:tc>
        <w:tc>
          <w:tcPr>
            <w:tcW w:w="2200" w:type="dxa"/>
            <w:vMerge/>
          </w:tcPr>
          <w:p/>
        </w:tc>
      </w:tr>
      <w:tr>
        <w:trPr>
          <w:trHeight w:val="1400" w:hRule="atLeast"/>
        </w:trPr>
        <w:tc>
          <w:tcPr>
            <w:tcW w:w="4500" w:type="dxa"/>
            <w:gridSpan w:val="3"/>
            <w:vMerge w:val="restart"/>
          </w:tcPr>
          <w:p>
            <w:r>
              <w:t xml:space="preserve">row 85 fn </w:t>
            </w:r>
            <w:r>
              <w:footnoteReference w:id="12"/>
            </w:r>
            <w:r>
              <w:t xml:space="preserve">theta eta zeta epsilon delta gamma</w:t>
            </w:r>
          </w:p>
        </w:tc>
        <w:tc>
          <w:tcPr>
            <w:tcW w:w="2200" w:type="dxa"/>
            <w:vMerge/>
          </w:tcPr>
          <w:p/>
        </w:tc>
      </w:tr>
      <w:tr>
        <w:trPr>
          <w:cantSplit/>
        </w:trP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tcPr>
          <w:p>
            <w:pPr>
              <w:widowControl/>
            </w:pPr>
            <w:r>
              <w:t xml:space="preserve">row 90 </w:t>
            </w:r>
            <w:r>
              <w:t xml:space="preserve">epsilon delta gamma beta alpha theta eta zeta epsilon delta gamma beta alpha theta eta zeta epsilon delta gamma beta alpha theta</w:t>
            </w:r>
          </w:p>
        </w:tc>
        <w:tc>
          <w:tcPr>
            <w:tcW w:w="2200" w:type="dxa"/>
            <w:vMerge/>
          </w:tcPr>
          <w:p/>
        </w:tc>
      </w:tr>
      <w:tr>
        <w:tc>
          <w:tcPr>
            <w:tcW w:w="4500" w:type="dxa"/>
            <w:gridSpan w:val="3"/>
          </w:tcPr>
          <w:p>
            <w:pPr>
              <w:widowControl/>
            </w:pPr>
            <w:r>
              <w:t xml:space="preserve">row 91 </w:t>
            </w:r>
            <w:r>
              <w:t xml:space="preserve">zeta epsilon delta gamma beta alpha theta eta zeta epsilon delta gamma beta alpha theta eta zeta epsilon delta gamma beta alpha theta eta zeta epsilon delta gamma beta alpha theta</w:t>
            </w:r>
          </w:p>
        </w:tc>
        <w:tc>
          <w:tcPr>
            <w:tcW w:w="2200" w:type="dxa"/>
            <w:vMerge/>
          </w:tcPr>
          <w:p/>
        </w:tc>
      </w:tr>
      <w:tr>
        <w:tc>
          <w:tcPr>
            <w:tcW w:w="4500" w:type="dxa"/>
            <w:gridSpan w:val="3"/>
          </w:tcPr>
          <w:p>
            <w:r>
              <w:t xml:space="preserve">row 92 page </w:t>
            </w:r>
            <w:r>
              <w:fldChar w:fldCharType="begin"/>
            </w:r>
            <w:r>
              <w:instrText xml:space="preserve"> PAGE </w:instrText>
            </w:r>
            <w:r>
              <w:fldChar w:fldCharType="separate"/>
            </w:r>
            <w:r>
              <w:t>7</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tcPr>
          <w:p>
            <w:pPr>
              <w:widowControl/>
            </w:pPr>
            <w:r>
              <w:t xml:space="preserve">row 93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2200" w:type="dxa"/>
            <w:vMerge/>
          </w:tcPr>
          <w:p/>
        </w:tc>
      </w:tr>
      <w:tr>
        <w:trPr>
          <w:trHeight w:val="900" w:hRule="exact"/>
        </w:trPr>
        <w:tc>
          <w:tcPr>
            <w:tcW w:w="4500" w:type="dxa"/>
            <w:gridSpan w:val="3"/>
          </w:tcPr>
          <w:p>
            <w:pPr>
              <w:keepNext/>
            </w:pPr>
            <w:r>
              <w:t xml:space="preserve">row 94 keep alpha theta eta zeta epsilon</w:t>
            </w:r>
          </w:p>
          <w:p>
            <w:pPr>
              <w:widowControl/>
            </w:pPr>
            <w:r>
              <w:t xml:space="preserve">row 94 kept2 alpha theta eta zeta epsilon delta gamma beta alpha theta eta zeta epsilon delta gamma beta alpha theta eta zeta epsilon delta gamma beta alpha theta eta zeta epsilon delta</w:t>
            </w:r>
          </w:p>
        </w:tc>
        <w:tc>
          <w:tcPr>
            <w:tcW w:w="2200" w:type="dxa"/>
            <w:vMerge/>
          </w:tcPr>
          <w:p/>
        </w:tc>
      </w:tr>
      <w:tr>
        <w:tc>
          <w:tcPr>
            <w:tcW w:w="4500" w:type="dxa"/>
            <w:gridSpan w:val="3"/>
          </w:tcPr>
          <w:p>
            <w:pPr>
              <w:widowControl/>
            </w:pPr>
            <w:r>
              <w:t>row 95</w:t>
            </w:r>
            <w:ins w:id="30" w:author="Filen Fuzz" w:date="2026-10-13T09:24:00Z">
              <w:r>
                <w:t>naïve inserti</w:t>
              </w:r>
            </w:ins>
            <w:r>
              <w:t xml:space="preserve"> </w:t>
            </w:r>
            <w:r>
              <w:t xml:space="preserve">beta alpha theta eta zeta epsilon delta gamma beta alpha theta eta zeta</w:t>
            </w:r>
          </w:p>
        </w:tc>
        <w:tc>
          <w:tcPr>
            <w:tcW w:w="2200" w:type="dxa"/>
            <w:vMerge/>
          </w:tcPr>
          <w:p/>
        </w:tc>
      </w:tr>
      <w:tr>
        <w:tc>
          <w:tcPr>
            <w:tcW w:w="4500" w:type="dxa"/>
            <w:gridSpan w:val="3"/>
          </w:tcPr>
          <w:p>
            <w:pPr>
              <w:widowControl/>
            </w:pPr>
            <w:r>
              <w:t xml:space="preserve">row 96 </w:t>
            </w:r>
            <w:r>
              <w:t xml:space="preserve">gamma beta alpha theta eta zeta epsilon delta gamma beta alpha theta eta zeta epsilon delta gamma beta alpha theta eta zeta</w:t>
            </w:r>
          </w:p>
        </w:tc>
        <w:tc>
          <w:tcPr>
            <w:tcW w:w="2200" w:type="dxa"/>
            <w:vMerge/>
          </w:tcPr>
          <w:p/>
        </w:tc>
      </w:tr>
      <w:tr>
        <w:trPr>
          <w:cantSplit/>
        </w:trPr>
        <w:tc>
          <w:tcPr>
            <w:tcW w:w="4500" w:type="dxa"/>
            <w:gridSpan w:val="3"/>
          </w:tcPr>
          <w:p>
            <w:pPr>
              <w:widowControl/>
            </w:pPr>
            <w:r>
              <w:t xml:space="preserve">row 97 </w:t>
            </w:r>
            <w:r>
              <w:t xml:space="preserve">delta gamma beta alpha theta eta zeta epsilon delta gamma beta alpha theta eta zeta epsilon delta gamma beta alpha theta eta zeta epsilon delta gamma beta alpha theta eta zeta</w:t>
            </w:r>
          </w:p>
        </w:tc>
        <w:tc>
          <w:tcPr>
            <w:tcW w:w="2200" w:type="dxa"/>
            <w:vMerge/>
          </w:tcPr>
          <w:p/>
        </w:tc>
      </w:tr>
      <w:tr>
        <w:trPr>
          <w:trHeight w:val="1400" w:hRule="atLeast"/>
        </w:trPr>
        <w:tc>
          <w:tcPr>
            <w:tcW w:w="4500" w:type="dxa"/>
            <w:gridSpan w:val="3"/>
          </w:tcPr>
          <w:p>
            <w:pPr>
              <w:widowControl/>
            </w:pPr>
            <w:r>
              <w:t xml:space="preserve">row 98 </w:t>
            </w:r>
            <w:r>
              <w:t xml:space="preserve">epsilon delta gamma beta alpha theta eta zeta epsilon delta gamma beta alpha theta eta zeta epsilon delta gamma beta alpha theta eta zeta epsilon delta gamma beta alpha theta eta zeta epsilon delta gamma beta alpha theta eta zeta</w:t>
            </w:r>
          </w:p>
        </w:tc>
        <w:tc>
          <w:tcPr>
            <w:tcW w:w="2200" w:type="dxa"/>
            <w:vMerge/>
          </w:tcPr>
          <w:p/>
        </w:tc>
      </w:tr>
      <w:tr>
        <w:tc>
          <w:tcPr>
            <w:tcW w:w="4500" w:type="dxa"/>
            <w:gridSpan w:val="3"/>
          </w:tcPr>
          <w:p>
            <w:r>
              <w:t xml:space="preserve">row 99 fn </w:t>
            </w:r>
            <w:r>
              <w:endnoteReference w:id="1"/>
            </w:r>
            <w:r>
              <w:t xml:space="preserve">zeta epsilon delta gamma beta alpha</w:t>
            </w:r>
          </w:p>
        </w:tc>
        <w:tc>
          <w:tcPr>
            <w:tcW w:w="2200" w:type="dxa"/>
            <w:vMerge/>
          </w:tcPr>
          <w:p/>
        </w:tc>
      </w:tr>
      <w:tr>
        <w:tc>
          <w:tcPr>
            <w:tcW w:w="4500" w:type="dxa"/>
            <w:gridSpan w:val="3"/>
          </w:tcPr>
          <w:p>
            <w:pPr>
              <w:widowControl/>
            </w:pPr>
            <w:r>
              <w:t xml:space="preserve">row 100 </w:t>
            </w:r>
            <w:r>
              <w:t xml:space="preserve">eta zeta epsilon delta</w:t>
            </w:r>
          </w:p>
        </w:tc>
        <w:tc>
          <w:tcPr>
            <w:tcW w:w="2200" w:type="dxa"/>
            <w:vMerge/>
          </w:tcPr>
          <w:p/>
        </w:tc>
      </w:tr>
      <w:tr>
        <w:tc>
          <w:tcPr>
            <w:tcW w:w="4500" w:type="dxa"/>
            <w:gridSpan w:val="3"/>
          </w:tcPr>
          <w:p>
            <w:r>
              <w:t xml:space="preserve">row 101 page </w:t>
            </w:r>
            <w:r>
              <w:fldChar w:fldCharType="begin"/>
            </w:r>
            <w:r>
              <w:instrText xml:space="preserve"> PAGE </w:instrText>
            </w:r>
            <w:r>
              <w:fldChar w:fldCharType="separate"/>
            </w:r>
            <w:r>
              <w:t>7</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c>
          <w:tcPr>
            <w:tcW w:w="4500" w:type="dxa"/>
            <w:gridSpan w:val="3"/>
            <w:vMerge w:val="restart"/>
          </w:tcPr>
          <w:p>
            <w:pPr>
              <w:widowControl/>
            </w:pPr>
            <w:r>
              <w:t xml:space="preserve">row 102 </w:t>
            </w:r>
            <w:r>
              <w:t xml:space="preserve">alpha theta eta zeta epsilon delta gamma beta alpha theta eta zeta epsilon delta gamma beta alpha theta eta zeta epsilon delta</w:t>
            </w: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c>
          <w:tcPr>
            <w:tcW w:w="4500" w:type="dxa"/>
            <w:gridSpan w:val="3"/>
            <w:vMerge/>
          </w:tcPr>
          <w:p/>
        </w:tc>
        <w:tc>
          <w:tcPr>
            <w:tcW w:w="2200" w:type="dxa"/>
            <w:vMerge/>
          </w:tcPr>
          <w:p/>
        </w:tc>
      </w:tr>
      <w:tr>
        <w:trPr>
          <w:trHeight w:val="900" w:hRule="exact"/>
        </w:trPr>
        <w:tc>
          <w:tcPr>
            <w:tcW w:w="4500" w:type="dxa"/>
            <w:gridSpan w:val="3"/>
          </w:tcPr>
          <w:p>
            <w:pPr>
              <w:widowControl/>
            </w:pPr>
            <w:r>
              <w:t xml:space="preserve">row 107 </w:t>
            </w:r>
            <w:r>
              <w:t xml:space="preserve">zeta epsilon delta gamma beta alpha theta eta zeta epsilon delta gamma beta</w:t>
            </w:r>
          </w:p>
        </w:tc>
        <w:tc>
          <w:tcPr>
            <w:tcW w:w="2200" w:type="dxa"/>
            <w:vMerge/>
          </w:tcPr>
          <w:p/>
        </w:tc>
      </w:tr>
      <w:tr>
        <w:trPr>
          <w:cantSplit/>
        </w:trPr>
        <w:tc>
          <w:tcPr>
            <w:tcW w:w="4500" w:type="dxa"/>
            <w:gridSpan w:val="3"/>
          </w:tcPr>
          <w:p>
            <w:pPr>
              <w:widowControl/>
            </w:pPr>
            <w:r>
              <w:t xml:space="preserve">row 108 </w:t>
            </w:r>
            <w:r>
              <w:t xml:space="preserve">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109 </w:t>
            </w:r>
            <w:r>
              <w:t xml:space="preserve">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r>
              <w:t xml:space="preserve">row 110 page </w:t>
            </w:r>
            <w:r>
              <w:fldChar w:fldCharType="begin"/>
            </w:r>
            <w:r>
              <w:instrText xml:space="preserve"> PAGE </w:instrText>
            </w:r>
            <w:r>
              <w:fldChar w:fldCharType="separate"/>
            </w:r>
            <w:r>
              <w:t>8</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2200" w:type="dxa"/>
            <w:vMerge/>
          </w:tcPr>
          <w:p/>
        </w:tc>
      </w:tr>
      <w:tr>
        <w:trPr>
          <w:trHeight w:val="1400" w:hRule="atLeast"/>
        </w:trPr>
        <w:tc>
          <w:tcPr>
            <w:tcW w:w="4500" w:type="dxa"/>
            <w:gridSpan w:val="3"/>
          </w:tcPr>
          <w:p>
            <w:pPr>
              <w:widowControl/>
            </w:pPr>
            <w:r>
              <w:t xml:space="preserve">row 111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tc>
        <w:tc>
          <w:tcPr>
            <w:tcW w:w="2200" w:type="dxa"/>
            <w:vMerge/>
          </w:tcPr>
          <w:p/>
        </w:tc>
      </w:tr>
      <w:tr>
        <w:tc>
          <w:tcPr>
            <w:tcW w:w="4500" w:type="dxa"/>
            <w:gridSpan w:val="3"/>
          </w:tcPr>
          <w:p>
            <w:pPr>
              <w:widowControl/>
            </w:pPr>
            <w:r>
              <w:t xml:space="preserve">row 112 </w:t>
            </w:r>
            <w:r>
              <w:t xml:space="preserve">gamma beta alpha theta</w:t>
            </w:r>
          </w:p>
        </w:tc>
        <w:tc>
          <w:tcPr>
            <w:tcW w:w="2200" w:type="dxa"/>
            <w:vMerge/>
          </w:tcPr>
          <w:p/>
        </w:tc>
      </w:tr>
      <w:tr>
        <w:tc>
          <w:tcPr>
            <w:tcW w:w="4500" w:type="dxa"/>
            <w:gridSpan w:val="3"/>
          </w:tcPr>
          <w:p>
            <w:r>
              <w:t xml:space="preserve">row 113 fn </w:t>
            </w:r>
            <w:r>
              <w:footnoteReference w:id="16"/>
            </w:r>
            <w:r>
              <w:t xml:space="preserve">delta gamma beta alpha theta eta</w:t>
            </w:r>
          </w:p>
        </w:tc>
        <w:tc>
          <w:tcPr>
            <w:tcW w:w="2200" w:type="dxa"/>
            <w:vMerge/>
          </w:tcPr>
          <w:p/>
        </w:tc>
      </w:tr>
      <w:tr>
        <w:tc>
          <w:tcPr>
            <w:tcW w:w="4500" w:type="dxa"/>
            <w:gridSpan w:val="3"/>
          </w:tcPr>
          <w:p>
            <w:pPr>
              <w:widowControl/>
            </w:pPr>
            <w:r>
              <w:t xml:space="preserve">row 115 </w:t>
            </w:r>
            <w:r>
              <w:t xml:space="preserve">zeta epsilon delta gamma beta alpha theta eta zeta epsilon delta gamma beta alpha theta eta zeta epsilon delta gamma beta alpha theta eta zeta epsilon delta gamma beta alpha theta</w:t>
            </w:r>
          </w:p>
        </w:tc>
        <w:tc>
          <w:tcPr>
            <w:tcW w:w="4500" w:type="dxa"/>
          </w:tcPr>
          <w:p>
            <w:r>
              <w:t xml:space="preserve">cell b 115 eta zeta epsilon delta gamma beta alpha theta</w:t>
            </w:r>
          </w:p>
        </w:tc>
      </w:tr>
      <w:tr>
        <w:tc>
          <w:tcPr>
            <w:tcW w:w="4500" w:type="dxa"/>
            <w:gridSpan w:val="3"/>
          </w:tcPr>
          <w:p>
            <w:pPr>
              <w:widowControl/>
            </w:pPr>
            <w:r>
              <w:t xml:space="preserve">row 116 </w:t>
            </w:r>
            <w:r>
              <w:t xml:space="preserve">eta zeta epsilon delta gamma beta alpha theta eta zeta epsilon delta gamma beta alpha theta eta zeta epsilon delta gamma beta alpha theta eta zeta epsilon delta gamma beta alpha theta eta zeta epsilon delta gamma beta alpha theta</w:t>
            </w:r>
          </w:p>
        </w:tc>
        <w:tc>
          <w:tcPr>
            <w:tcW w:w="4500" w:type="dxa"/>
          </w:tcPr>
          <w:p>
            <w:r>
              <w:t xml:space="preserve">cell b 116 theta eta zeta epsilon delta gamma beta alpha theta eta zeta epsilon delta</w:t>
            </w:r>
          </w:p>
        </w:tc>
      </w:tr>
      <w:tr>
        <w:tc>
          <w:tcPr>
            <w:tcW w:w="4500" w:type="dxa"/>
            <w:gridSpan w:val="3"/>
          </w:tcPr>
          <w:p>
            <w:pPr>
              <w:widowControl/>
            </w:pPr>
            <w:r>
              <w:t xml:space="preserve">row 117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4500" w:type="dxa"/>
          </w:tcPr>
          <w:p>
            <w:r>
              <w:t xml:space="preserve">cell b 117 alpha theta eta zeta epsilon delta gamma beta alpha theta eta zeta epsilon delta gamma beta alpha theta</w:t>
            </w:r>
          </w:p>
        </w:tc>
      </w:tr>
      <w:tr>
        <w:tc>
          <w:tcPr>
            <w:tcW w:w="4500" w:type="dxa"/>
            <w:gridSpan w:val="3"/>
          </w:tcPr>
          <w:p>
            <w:pPr>
              <w:widowControl/>
            </w:pPr>
            <w:r>
              <w:t xml:space="preserve">row 118 </w:t>
            </w:r>
            <w:r>
              <w:t xml:space="preserve">alpha theta eta zeta</w:t>
            </w:r>
          </w:p>
        </w:tc>
        <w:tc>
          <w:tcPr>
            <w:tcW w:w="4500" w:type="dxa"/>
          </w:tcPr>
          <w:p>
            <w:r>
              <w:t xml:space="preserve">cell b 118 beta alpha theta</w:t>
            </w:r>
          </w:p>
        </w:tc>
      </w:tr>
      <w:tr>
        <w:trPr>
          <w:cantSplit/>
        </w:trPr>
        <w:tc>
          <w:tcPr>
            <w:tcW w:w="4500" w:type="dxa"/>
            <w:gridSpan w:val="3"/>
            <w:vMerge w:val="restart"/>
          </w:tcPr>
          <w:p>
            <w:r>
              <w:t xml:space="preserve">row 119 page </w:t>
            </w:r>
            <w:r>
              <w:fldChar w:fldCharType="begin"/>
            </w:r>
            <w:r>
              <w:instrText xml:space="preserve"> PAGE </w:instrText>
            </w:r>
            <w:r>
              <w:fldChar w:fldCharType="separate"/>
            </w:r>
            <w:r>
              <w:t>8</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8</w:t>
            </w:r>
            <w:r>
              <w:fldChar w:fldCharType="end"/>
            </w:r>
          </w:p>
        </w:tc>
        <w:tc>
          <w:tcPr>
            <w:tcW w:w="4500" w:type="dxa"/>
          </w:tcPr>
          <w:p>
            <w:r>
              <w:t xml:space="preserve">cell b 119 gamma beta alpha theta eta zeta epsilon delta</w:t>
            </w:r>
          </w:p>
        </w:tc>
      </w:tr>
    </w:tbl>
    <w:p>
      <w:pPr>
        <w:sectPr>
          <w:headerReference w:type="default" r:id="rIdH1"/>
          <w:footerReference w:type="default" r:id="rIdF1"/>
          <w:pgSz w:w="12240" w:h="15840"/>
          <w:pgMar w:top="1440" w:right="1440" w:bottom="1440" w:left="1440" w:header="720" w:footer="720" w:gutter="0"/>
          <w:cols w:num="2" w:space="400"/>
          <w:type w:val="continuous"/>
        </w:sectPr>
      </w:pPr>
      <w:r>
        <w:t xml:space="preserve">mid beta alpha theta eta zeta epsilon delta gamma beta alpha theta eta zeta epsilon delta gamma beta alpha theta eta zeta epsilon delta gamma beta alpha theta eta zeta epsilon delta gamma beta alpha theta eta zeta epsilon delta gamma</w:t>
      </w:r>
    </w:p>
    <w:tbl>
      <w:tblPr>
        <w:tblW w:w="4200" w:type="dxa"/>
        <w:tblBorders>
          <w:top w:val="single" w:sz="4"/>
          <w:bottom w:val="single" w:sz="4"/>
          <w:insideH w:val="single" w:sz="4"/>
          <w:insideV w:val="single" w:sz="4"/>
        </w:tblBorders>
        <w:tblCellMar>
          <w:left w:w="0" w:type="dxa"/>
          <w:right w:w="0" w:type="dxa"/>
        </w:tblCellMar>
      </w:tblPr>
      <w:tblGrid>
        <w:gridCol w:w="2000"/>
        <w:gridCol w:w="2200"/>
      </w:tblGrid>
      <w:tr>
        <w:trPr>
          <w:tblHeader/>
        </w:trPr>
        <w:tc>
          <w:tcPr>
            <w:tcW w:w="4500" w:type="dxa"/>
          </w:tcPr>
          <w:p>
            <w:r>
              <w:t xml:space="preserve">Head 0 </w:t>
            </w:r>
            <w:r>
              <w:fldChar w:fldCharType="begin"/>
            </w:r>
            <w:r>
              <w:instrText xml:space="preserve"> PAGE </w:instrText>
            </w:r>
            <w:r>
              <w:fldChar w:fldCharType="separate"/>
            </w:r>
            <w:r>
              <w:t>9</w:t>
            </w:r>
            <w:r>
              <w:fldChar w:fldCharType="end"/>
            </w:r>
          </w:p>
        </w:tc>
        <w:tc>
          <w:tcPr>
            <w:tcW w:w="4500" w:type="dxa"/>
          </w:tcPr>
          <w:p>
            <w:r>
              <w:t xml:space="preserve">Head b 0</w:t>
            </w:r>
          </w:p>
        </w:tc>
      </w:tr>
      <w:tr>
        <w:trPr>
          <w:tblHeader/>
        </w:trPr>
        <w:tc>
          <w:tcPr>
            <w:tcW w:w="4500" w:type="dxa"/>
          </w:tcPr>
          <w:p>
            <w:r>
              <w:t xml:space="preserve">Head 1 </w:t>
            </w:r>
            <w:r>
              <w:fldChar w:fldCharType="begin"/>
            </w:r>
            <w:r>
              <w:instrText xml:space="preserve"> PAGE </w:instrText>
            </w:r>
            <w:r>
              <w:fldChar w:fldCharType="separate"/>
            </w:r>
            <w:r>
              <w:t>9</w:t>
            </w:r>
            <w:r>
              <w:fldChar w:fldCharType="end"/>
            </w:r>
          </w:p>
        </w:tc>
        <w:tc>
          <w:tcPr>
            <w:tcW w:w="4500" w:type="dxa"/>
          </w:tcPr>
          <w:p>
            <w:r>
              <w:t xml:space="preserve">Head b 1</w:t>
            </w:r>
          </w:p>
        </w:tc>
      </w:tr>
      <w:tr>
        <w:tc>
          <w:tcPr>
            <w:tcW w:w="4500" w:type="dxa"/>
            <w:vMerge/>
          </w:tcPr>
          <w:p/>
        </w:tc>
        <w:tc>
          <w:tcPr>
            <w:tcW w:w="4500" w:type="dxa"/>
          </w:tcPr>
          <w:p>
            <w:r>
              <w:t xml:space="preserve">cell b 2 theta eta zeta epsilon delta gamma beta alpha theta eta zeta epsilon delta</w:t>
            </w:r>
          </w:p>
        </w:tc>
      </w:tr>
      <w:tr>
        <w:tc>
          <w:tcPr>
            <w:tcW w:w="4500" w:type="dxa"/>
          </w:tcPr>
          <w:p>
            <w:pPr>
              <w:widowControl/>
            </w:pPr>
            <w:r>
              <w:t xml:space="preserve">row 3 </w:t>
            </w:r>
            <w:r>
              <w:t xml:space="preserve">theta eta zeta epsilon delta gamma beta alpha theta eta zeta epsilon delta</w:t>
            </w:r>
          </w:p>
        </w:tc>
        <w:tc>
          <w:tcPr>
            <w:tcW w:w="4500" w:type="dxa"/>
          </w:tcPr>
          <w:p>
            <w:r>
              <w:t xml:space="preserve">cell b 3 alpha theta eta zeta epsilon delta gamma beta alpha theta eta zeta epsilon delta gamma beta alpha theta</w:t>
            </w:r>
          </w:p>
        </w:tc>
      </w:tr>
      <w:tr>
        <w:tc>
          <w:tcPr>
            <w:tcW w:w="4500" w:type="dxa"/>
          </w:tcPr>
          <w:p>
            <w:pPr>
              <w:widowControl/>
            </w:pPr>
            <w:r>
              <w:t xml:space="preserve">row 4 </w:t>
            </w:r>
            <w:r>
              <w:t xml:space="preserve">alpha theta eta zeta epsilon delta gamma beta alpha theta eta zeta epsilon delta gamma beta alpha theta eta zeta epsilon delta</w:t>
            </w:r>
          </w:p>
        </w:tc>
        <w:tc>
          <w:tcPr>
            <w:tcW w:w="4500" w:type="dxa"/>
          </w:tcPr>
          <w:p>
            <w:r>
              <w:t xml:space="preserve">cell b 4 beta alpha theta</w:t>
            </w:r>
          </w:p>
        </w:tc>
      </w:tr>
      <w:tr>
        <w:trPr>
          <w:trHeight w:val="1400" w:hRule="atLeast"/>
        </w:trPr>
        <w:tc>
          <w:tcPr>
            <w:tcW w:w="4500" w:type="dxa"/>
          </w:tcPr>
          <w:p>
            <w:pPr>
              <w:widowControl/>
            </w:pPr>
            <w:r>
              <w:t xml:space="preserve">row 5 </w:t>
            </w:r>
            <w:r>
              <w:t xml:space="preserve">beta alpha theta eta zeta epsilon delta gamma beta alpha theta eta zeta epsilon delta gamma beta alpha theta eta zeta epsilon delta gamma beta alpha theta eta zeta epsilon delta</w:t>
            </w:r>
          </w:p>
        </w:tc>
        <w:tc>
          <w:tcPr>
            <w:tcW w:w="4500" w:type="dxa"/>
          </w:tcPr>
          <w:p>
            <w:r>
              <w:t xml:space="preserve">cell b 5 gamma beta alpha theta eta zeta epsilon delta</w:t>
            </w:r>
          </w:p>
        </w:tc>
      </w:tr>
      <w:tr>
        <w:tc>
          <w:tcPr>
            <w:tcW w:w="4500" w:type="dxa"/>
          </w:tcPr>
          <w:p>
            <w:r>
              <w:t xml:space="preserve">row 6 fn </w:t>
            </w:r>
            <w:r>
              <w:footnoteReference w:id="17"/>
            </w:r>
            <w:r>
              <w:t xml:space="preserve">gamma beta alpha theta eta zeta</w:t>
            </w:r>
          </w:p>
        </w:tc>
        <w:tc>
          <w:tcPr>
            <w:tcW w:w="4500" w:type="dxa"/>
          </w:tcPr>
          <w:p>
            <w:r>
              <w:t xml:space="preserve">cell b 6 delta gamma beta alpha theta eta zeta epsilon delta gamma beta alpha theta</w:t>
            </w:r>
          </w:p>
        </w:tc>
      </w:tr>
      <w:tr>
        <w:trPr>
          <w:cantSplit/>
        </w:trPr>
        <w:tc>
          <w:tcPr>
            <w:tcW w:w="4500" w:type="dxa"/>
          </w:tcPr>
          <w:p>
            <w:pPr>
              <w:widowControl/>
            </w:pPr>
            <w:r>
              <w:t xml:space="preserve">row 7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tc>
        <w:tc>
          <w:tcPr>
            <w:tcW w:w="4500" w:type="dxa"/>
          </w:tcPr>
          <w:p>
            <w:r>
              <w:t xml:space="preserve">cell b 7 epsilon delta gamma beta alpha theta eta zeta epsilon delta gamma beta alpha theta eta zeta epsilon delta</w:t>
            </w:r>
          </w:p>
        </w:tc>
      </w:tr>
      <w:tr>
        <w:tc>
          <w:tcPr>
            <w:tcW w:w="4500" w:type="dxa"/>
          </w:tcPr>
          <w:p>
            <w:pPr>
              <w:widowControl/>
            </w:pPr>
            <w:r>
              <w:t xml:space="preserve">row 8 </w:t>
            </w:r>
            <w:r>
              <w:t xml:space="preserve">epsilon delta gamma beta</w:t>
            </w:r>
          </w:p>
        </w:tc>
        <w:tc>
          <w:tcPr>
            <w:tcW w:w="4500" w:type="dxa"/>
          </w:tcPr>
          <w:p>
            <w:r>
              <w:t xml:space="preserve">cell b 8 zeta epsilon delta</w:t>
            </w:r>
          </w:p>
        </w:tc>
      </w:tr>
      <w:tr>
        <w:tc>
          <w:tcPr>
            <w:tcW w:w="4500" w:type="dxa"/>
          </w:tcPr>
          <w:p>
            <w:r>
              <w:t xml:space="preserve">row 9 page </w:t>
            </w:r>
            <w:r>
              <w:fldChar w:fldCharType="begin"/>
            </w:r>
            <w:r>
              <w:instrText xml:space="preserve"> PAGE </w:instrText>
            </w:r>
            <w:r>
              <w:fldChar w:fldCharType="separate"/>
            </w:r>
            <w:r>
              <w:t>9</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tc>
        <w:tc>
          <w:tcPr>
            <w:tcW w:w="4500" w:type="dxa"/>
          </w:tcPr>
          <w:p>
            <w:r>
              <w:t xml:space="preserve">cell b 9 eta zeta epsilon delta gamma beta alpha theta</w:t>
            </w:r>
          </w:p>
        </w:tc>
      </w:tr>
      <w:tr>
        <w:tc>
          <w:tcPr>
            <w:tcW w:w="4500" w:type="dxa"/>
          </w:tcPr>
          <w:p>
            <w:pPr>
              <w:widowControl/>
            </w:pPr>
            <w:r>
              <w:t xml:space="preserve">row 10 </w:t>
            </w:r>
            <w:r>
              <w:t xml:space="preserve">eta zeta epsilon delta gamma beta alpha theta eta zeta epsilon delta gamma beta alpha theta eta zeta epsilon delta gamma beta</w:t>
            </w:r>
          </w:p>
        </w:tc>
        <w:tc>
          <w:tcPr>
            <w:tcW w:w="4500" w:type="dxa"/>
          </w:tcPr>
          <w:p>
            <w:r>
              <w:t xml:space="preserve">cell b 10 theta eta zeta epsilon delta gamma beta alpha theta eta zeta epsilon delta</w:t>
            </w:r>
          </w:p>
        </w:tc>
      </w:tr>
      <w:tr>
        <w:tc>
          <w:tcPr>
            <w:tcW w:w="4500" w:type="dxa"/>
          </w:tcPr>
          <w:p>
            <w:pPr>
              <w:widowControl/>
            </w:pPr>
            <w:r>
              <w:t xml:space="preserve">row 11 </w:t>
            </w:r>
            <w:r>
              <w:t xml:space="preserve">theta eta zeta epsilon delta gamma beta alpha theta eta zeta epsilon delta gamma beta alpha theta eta zeta epsilon delta gamma beta alpha theta eta zeta epsilon delta gamma beta</w:t>
            </w:r>
          </w:p>
        </w:tc>
        <w:tc>
          <w:tcPr>
            <w:tcW w:w="4500" w:type="dxa"/>
          </w:tcPr>
          <w:p>
            <w:r>
              <w:t xml:space="preserve">cell b 11 alpha theta eta zeta epsilon delta gamma beta alpha theta eta zeta epsilon delta gamma beta alpha theta</w:t>
            </w:r>
          </w:p>
        </w:tc>
      </w:tr>
      <w:tr>
        <w:tc>
          <w:tcPr>
            <w:tcW w:w="4500" w:type="dxa"/>
          </w:tcPr>
          <w:p>
            <w:pPr>
              <w:keepNext/>
            </w:pPr>
            <w:r>
              <w:t xml:space="preserve">row 12 keep alpha theta eta zeta epsilon</w:t>
            </w:r>
          </w:p>
          <w:p>
            <w:pPr>
              <w:widowControl/>
            </w:pPr>
            <w:r>
              <w:t xml:space="preserve">row 12 kept2 alpha theta eta zeta epsilon delta gamma beta alpha theta eta zeta epsilon delta gamma beta alpha theta eta zeta epsilon delta gamma beta alpha theta eta zeta epsilon delta</w:t>
            </w:r>
          </w:p>
        </w:tc>
        <w:tc>
          <w:tcPr>
            <w:tcW w:w="4500" w:type="dxa"/>
          </w:tcPr>
          <w:p>
            <w:r>
              <w:t xml:space="preserve">cell b 12 beta alpha theta</w:t>
            </w:r>
          </w:p>
        </w:tc>
      </w:tr>
      <w:tr>
        <w:tc>
          <w:tcPr>
            <w:tcW w:w="4500" w:type="dxa"/>
          </w:tcPr>
          <w:p>
            <w:r>
              <w:t xml:space="preserve">row 13 fn </w:t>
            </w:r>
            <w:r>
              <w:footnoteReference w:id="18"/>
            </w:r>
            <w:r>
              <w:t xml:space="preserve">beta alpha theta eta zeta epsilon</w:t>
            </w:r>
          </w:p>
        </w:tc>
        <w:tc>
          <w:tcPr>
            <w:tcW w:w="4500" w:type="dxa"/>
          </w:tcPr>
          <w:p>
            <w:r>
              <w:t xml:space="preserve">cell b 13 gamma beta alpha theta eta zeta epsilon delta</w:t>
            </w:r>
          </w:p>
        </w:tc>
      </w:tr>
      <w:tr>
        <w:trPr>
          <w:trHeight w:val="900" w:hRule="exact"/>
        </w:trPr>
        <w:tc>
          <w:tcPr>
            <w:tcW w:w="4500" w:type="dxa"/>
          </w:tcPr>
          <w:p>
            <w:pPr>
              <w:widowControl/>
            </w:pPr>
            <w:r>
              <w:t xml:space="preserve">row 14 </w:t>
            </w:r>
            <w:r>
              <w:t xml:space="preserve">gamma beta alpha theta</w:t>
            </w:r>
          </w:p>
        </w:tc>
        <w:tc>
          <w:tcPr>
            <w:tcW w:w="4500" w:type="dxa"/>
          </w:tcPr>
          <w:p>
            <w:r>
              <w:t xml:space="preserve">cell b 14 delta gamma beta alpha theta eta zeta epsilon delta gamma beta alpha theta</w:t>
            </w:r>
          </w:p>
        </w:tc>
      </w:tr>
      <w:tr>
        <w:tc>
          <w:tcPr>
            <w:tcW w:w="4500" w:type="dxa"/>
            <w:vMerge w:val="restart"/>
          </w:tcPr>
          <w:p>
            <w:pPr>
              <w:widowControl/>
            </w:pPr>
            <w:r>
              <w:t xml:space="preserve">row 15 </w:t>
            </w:r>
            <w:r>
              <w:t xml:space="preserve">delta gamma beta alpha theta eta zeta epsilon delta gamma beta alpha theta</w:t>
            </w:r>
          </w:p>
        </w:tc>
        <w:tc>
          <w:tcPr>
            <w:tcW w:w="4500" w:type="dxa"/>
          </w:tcPr>
          <w:p>
            <w:r>
              <w:t xml:space="preserve">cell b 15 epsilon delta gamma beta alpha theta eta zeta epsilon delta gamma beta alpha theta eta zeta epsilon delta</w:t>
            </w:r>
          </w:p>
        </w:tc>
      </w:tr>
      <w:tr>
        <w:tc>
          <w:tcPr>
            <w:tcW w:w="4500" w:type="dxa"/>
            <w:vMerge/>
          </w:tcPr>
          <w:p/>
        </w:tc>
        <w:tc>
          <w:tcPr>
            <w:tcW w:w="4500" w:type="dxa"/>
          </w:tcPr>
          <w:p>
            <w:r>
              <w:t xml:space="preserve">cell b 16 zeta epsilon delta</w:t>
            </w:r>
          </w:p>
        </w:tc>
      </w:tr>
      <w:tr>
        <w:tc>
          <w:tcPr>
            <w:tcW w:w="4500" w:type="dxa"/>
            <w:vMerge/>
          </w:tcPr>
          <w:p/>
        </w:tc>
        <w:tc>
          <w:tcPr>
            <w:tcW w:w="4500" w:type="dxa"/>
          </w:tcPr>
          <w:p>
            <w:r>
              <w:t xml:space="preserve">cell b 17 eta zeta epsilon delta gamma beta alpha theta</w:t>
            </w:r>
          </w:p>
        </w:tc>
      </w:tr>
      <w:tr>
        <w:trPr>
          <w:cantSplit/>
          <w:trHeight w:val="1400" w:hRule="atLeast"/>
        </w:trPr>
        <w:tc>
          <w:tcPr>
            <w:tcW w:w="4500" w:type="dxa"/>
            <w:vMerge/>
          </w:tcPr>
          <w:p/>
        </w:tc>
        <w:tc>
          <w:tcPr>
            <w:tcW w:w="4500" w:type="dxa"/>
          </w:tcPr>
          <w:p>
            <w:r>
              <w:t xml:space="preserve">cell b 18 theta eta zeta epsilon delta gamma beta alpha theta eta zeta epsilon delta</w:t>
            </w:r>
          </w:p>
        </w:tc>
      </w:tr>
      <w:tr>
        <w:tc>
          <w:tcPr>
            <w:tcW w:w="4500" w:type="dxa"/>
            <w:vMerge/>
          </w:tcPr>
          <w:p/>
        </w:tc>
        <w:tc>
          <w:tcPr>
            <w:tcW w:w="4500" w:type="dxa"/>
          </w:tcPr>
          <w:p>
            <w:r>
              <w:t xml:space="preserve">cell b 19 alpha theta eta zeta epsilon delta gamma beta alpha theta eta zeta epsilon delta gamma beta alpha theta</w:t>
            </w:r>
          </w:p>
        </w:tc>
      </w:tr>
      <w:tr>
        <w:tc>
          <w:tcPr>
            <w:tcW w:w="4500" w:type="dxa"/>
          </w:tcPr>
          <w:p>
            <w:r>
              <w:t xml:space="preserve">row 20 fn </w:t>
            </w:r>
            <w:r>
              <w:footnoteReference w:id="19"/>
            </w:r>
            <w:r>
              <w:t xml:space="preserve">alpha theta eta zeta epsilon delta</w:t>
            </w:r>
          </w:p>
        </w:tc>
        <w:tc>
          <w:tcPr>
            <w:tcW w:w="4500" w:type="dxa"/>
          </w:tcPr>
          <w:p>
            <w:r>
              <w:t xml:space="preserve">cell b 20 beta alpha theta</w:t>
            </w:r>
          </w:p>
        </w:tc>
      </w:tr>
      <w:tr>
        <w:tc>
          <w:tcPr>
            <w:tcW w:w="4500" w:type="dxa"/>
          </w:tcPr>
          <w:p>
            <w:pPr>
              <w:widowControl/>
            </w:pPr>
            <w:r>
              <w:t xml:space="preserve">row 21 </w:t>
            </w:r>
            <w:r>
              <w:t xml:space="preserve">beta alpha theta eta zeta epsilon delta gamma beta alpha theta eta zeta</w:t>
            </w:r>
          </w:p>
        </w:tc>
        <w:tc>
          <w:tcPr>
            <w:tcW w:w="4500" w:type="dxa"/>
          </w:tcPr>
          <w:p>
            <w:r>
              <w:t xml:space="preserve">cell b 21 gamma beta alpha theta eta zeta epsilon delta</w:t>
            </w:r>
          </w:p>
        </w:tc>
      </w:tr>
      <w:tr>
        <w:tc>
          <w:tcPr>
            <w:tcW w:w="4500" w:type="dxa"/>
          </w:tcPr>
          <w:p>
            <w:pPr>
              <w:keepNext/>
            </w:pPr>
            <w:r>
              <w:t xml:space="preserve">row 22 keep gamma beta alpha theta eta</w:t>
            </w:r>
          </w:p>
          <w:p>
            <w:pPr>
              <w:widowControl/>
            </w:pPr>
            <w:r>
              <w:t xml:space="preserve">row 22 kept2 gamma beta alpha theta eta zeta epsilon delta gamma beta alpha theta eta zeta epsilon delta gamma beta alpha theta eta zeta epsilon delta gamma beta alpha theta eta zeta</w:t>
            </w:r>
          </w:p>
        </w:tc>
        <w:tc>
          <w:tcPr>
            <w:tcW w:w="4500" w:type="dxa"/>
          </w:tcPr>
          <w:p>
            <w:r>
              <w:t xml:space="preserve">cell b 22 delta gamma beta alpha theta eta zeta epsilon delta gamma beta alpha theta</w:t>
            </w:r>
          </w:p>
        </w:tc>
      </w:tr>
      <w:tr>
        <w:tc>
          <w:tcPr>
            <w:tcW w:w="4500" w:type="dxa"/>
          </w:tcPr>
          <w:p>
            <w:pPr>
              <w:widowControl/>
            </w:pPr>
            <w:r>
              <w:t xml:space="preserve">row 23 </w:t>
            </w:r>
            <w:r>
              <w:t xml:space="preserve">delta gamma beta alpha theta eta zeta epsilon delta gamma beta alpha theta eta zeta epsilon delta gamma beta alpha theta eta zeta epsilon delta gamma beta alpha theta eta zeta</w:t>
            </w:r>
          </w:p>
        </w:tc>
        <w:tc>
          <w:tcPr>
            <w:tcW w:w="4500" w:type="dxa"/>
          </w:tcPr>
          <w:p>
            <w:r>
              <w:t xml:space="preserve">cell b 23 epsilon delta gamma beta alpha theta eta zeta epsilon delta gamma beta alpha theta eta zeta epsilon delta</w:t>
            </w:r>
          </w:p>
        </w:tc>
      </w:tr>
      <w:tr>
        <w:tc>
          <w:tcPr>
            <w:tcW w:w="4200" w:type="dxa"/>
            <w:gridSpan w:val="2"/>
            <w:vMerge w:val="restart"/>
          </w:tcPr>
          <w:p>
            <w:pPr>
              <w:widowControl/>
            </w:pPr>
            <w:r>
              <w:t xml:space="preserve">row 24 </w:t>
            </w:r>
            <w:r>
              <w:t xml:space="preserve">epsilon delta gamma beta alpha theta eta zeta epsilon delta gamma beta alpha theta eta zeta epsilon delta gamma beta alpha theta eta zeta epsilon delta gamma beta alpha theta eta zeta epsilon delta gamma beta alpha theta eta zeta</w:t>
            </w:r>
          </w:p>
          <w:p>
            <w:r>
              <w:t xml:space="preserve">cell b 24 zeta epsilon delta</w:t>
            </w:r>
          </w:p>
          <w:p>
            <w:pPr>
              <w:widowControl/>
            </w:pPr>
            <w:r>
              <w:t xml:space="preserve">row 25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p>
            <w:r>
              <w:t xml:space="preserve">cell b 25 eta zeta epsilon delta gamma beta alpha theta</w:t>
            </w:r>
          </w:p>
          <w:p>
            <w:pPr>
              <w:widowControl/>
            </w:pPr>
            <w:r>
              <w:t xml:space="preserve">row 26 </w:t>
            </w:r>
            <w:r>
              <w:t xml:space="preserve">eta zeta epsilon delta</w:t>
            </w:r>
          </w:p>
          <w:p>
            <w:r>
              <w:t xml:space="preserve">cell b 26 theta eta zeta epsilon delta gamma beta alpha theta eta zeta epsilon delta</w:t>
            </w:r>
          </w:p>
          <w:p>
            <w:r>
              <w:t xml:space="preserve">row 27 page </w:t>
            </w:r>
            <w:r>
              <w:fldChar w:fldCharType="begin"/>
            </w:r>
            <w:r>
              <w:instrText xml:space="preserve"> PAGE </w:instrText>
            </w:r>
            <w:r>
              <w:fldChar w:fldCharType="separate"/>
            </w:r>
            <w:r>
              <w:t>10</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p>
            <w:r>
              <w:t xml:space="preserve">cell b 27 alpha theta eta zeta epsilon delta gamma beta alpha theta eta zeta epsilon delta gamma beta alpha theta</w:t>
            </w:r>
          </w:p>
          <w:p>
            <w:pPr>
              <w:widowControl/>
            </w:pPr>
            <w:r>
              <w:t xml:space="preserve">row 28 </w:t>
            </w:r>
            <w:r>
              <w:t xml:space="preserve">alpha theta eta zeta epsilon delta gamma beta alpha theta eta zeta epsilon delta gamma beta alpha theta eta zeta epsilon delta</w:t>
            </w:r>
          </w:p>
          <w:p>
            <w:r>
              <w:t xml:space="preserve">cell b 28 beta alpha theta</w:t>
            </w:r>
          </w:p>
          <w:p>
            <w:pPr>
              <w:widowControl/>
            </w:pPr>
            <w:r>
              <w:t xml:space="preserve">row 29 </w:t>
            </w:r>
            <w:r>
              <w:t xml:space="preserve">beta alpha theta eta zeta epsilon delta gamma beta alpha theta eta zeta epsilon delta gamma beta alpha theta eta zeta epsilon delta gamma beta alpha theta eta zeta epsilon delta</w:t>
            </w:r>
          </w:p>
          <w:p>
            <w:r>
              <w:t xml:space="preserve">cell b 29 gamma beta alpha theta eta zeta epsilon delta</w:t>
            </w:r>
          </w:p>
          <w:p>
            <w:pPr>
              <w:widowControl/>
            </w:pPr>
            <w:r>
              <w:t xml:space="preserve">row 30 </w:t>
            </w:r>
            <w:r>
              <w:t xml:space="preserve">gamma beta alpha theta eta zeta epsilon delta gamma beta alpha theta eta zeta epsilon delta gamma beta alpha theta eta zeta epsilon delta gamma beta alpha theta eta zeta epsilon delta gamma beta alpha theta eta zeta epsilon delta</w:t>
            </w:r>
          </w:p>
          <w:p>
            <w:r>
              <w:t xml:space="preserve">cell b 30 delta gamma beta alpha theta eta zeta epsilon delta gamma beta alpha theta</w:t>
            </w:r>
          </w:p>
          <w:p>
            <w:pPr>
              <w:widowControl/>
            </w:pPr>
            <w:r>
              <w:t xml:space="preserve">row 31 </w:t>
            </w:r>
            <w:r>
              <w:t xml:space="preserve">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w:t>
            </w:r>
          </w:p>
          <w:p>
            <w:r>
              <w:t xml:space="preserve">cell b 31 epsilon delta gamma beta alpha theta eta zeta epsilon delta gamma beta alpha theta eta zeta epsilon delta</w:t>
            </w:r>
          </w:p>
          <w:p>
            <w:pPr>
              <w:keepNext/>
            </w:pPr>
            <w:r>
              <w:t xml:space="preserve">row 32 keep epsilon delta gamma beta alpha</w:t>
            </w:r>
          </w:p>
          <w:p>
            <w:pPr>
              <w:widowControl/>
            </w:pPr>
            <w:r>
              <w:t xml:space="preserve">row 32 kept2 epsilon delta gamma beta alpha theta eta zeta epsilon delta gamma beta alpha theta eta zeta epsilon delta gamma beta alpha theta eta zeta epsilon delta gamma beta alpha theta</w:t>
            </w:r>
          </w:p>
          <w:p>
            <w:r>
              <w:t xml:space="preserve">cell b 32 zeta epsilon delta</w:t>
            </w:r>
          </w:p>
          <w:p>
            <w:r>
              <w:t xml:space="preserve">cell b 33 eta zeta epsilon delta gamma beta alpha theta</w:t>
            </w:r>
          </w:p>
          <w:p>
            <w:r>
              <w:t xml:space="preserve">cell b 34 theta eta zeta epsilon delta gamma beta alpha theta eta zeta epsilon delta</w:t>
            </w:r>
          </w:p>
          <w:p>
            <w:r>
              <w:t xml:space="preserve">cell b 35 alpha theta eta zeta epsilon delta gamma beta alpha theta eta zeta epsilon delta gamma beta alpha theta</w:t>
            </w:r>
          </w:p>
          <w:p>
            <w:r>
              <w:t xml:space="preserve">cell b 36 beta alpha theta</w:t>
            </w:r>
          </w:p>
          <w:p>
            <w:pPr>
              <w:widowControl/>
            </w:pPr>
            <w:r>
              <w:t xml:space="preserve">row 37 </w:t>
            </w:r>
            <w:r>
              <w:t xml:space="preserve">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w:t>
            </w:r>
          </w:p>
          <w:p>
            <w:r>
              <w:t xml:space="preserve">cell b 37 gamma beta alpha theta eta zeta epsilon delta</w:t>
            </w:r>
          </w:p>
          <w:p>
            <w:pPr>
              <w:widowControl/>
            </w:pPr>
            <w:r>
              <w:t xml:space="preserve">row 38 </w:t>
            </w:r>
            <w:r>
              <w:t xml:space="preserve">gamma beta alpha theta</w:t>
            </w:r>
          </w:p>
          <w:p>
            <w:r>
              <w:t xml:space="preserve">cell b 38 delta gamma beta alpha theta eta zeta epsilon delta gamma beta alpha theta</w:t>
            </w:r>
          </w:p>
        </w:tc>
      </w:tr>
      <w:tr>
        <w:tc>
          <w:tcPr>
            <w:tcW w:w="4200" w:type="dxa"/>
            <w:gridSpan w:val="2"/>
            <w:vMerge/>
          </w:tcPr>
          <w:p/>
        </w:tc>
      </w:tr>
      <w:tr>
        <w:tc>
          <w:tcPr>
            <w:tcW w:w="4200" w:type="dxa"/>
            <w:gridSpan w:val="2"/>
            <w:vMerge/>
          </w:tcPr>
          <w:p/>
        </w:tc>
      </w:tr>
      <w:tr>
        <w:trPr>
          <w:trHeight w:val="900" w:hRule="exact"/>
        </w:trPr>
        <w:tc>
          <w:tcPr>
            <w:tcW w:w="4200" w:type="dxa"/>
            <w:gridSpan w:val="2"/>
            <w:vMerge/>
          </w:tcPr>
          <w:p/>
        </w:tc>
      </w:tr>
      <w:tr>
        <w:tc>
          <w:tcPr>
            <w:tcW w:w="4200" w:type="dxa"/>
            <w:gridSpan w:val="2"/>
            <w:vMerge/>
          </w:tcPr>
          <w:p/>
        </w:tc>
      </w:tr>
      <w:tr>
        <w:trPr>
          <w:cantSplit/>
        </w:trPr>
        <w:tc>
          <w:tcPr>
            <w:tcW w:w="4200" w:type="dxa"/>
            <w:gridSpan w:val="2"/>
            <w:vMerge/>
          </w:tcPr>
          <w:p/>
        </w:tc>
      </w:tr>
      <w:tr>
        <w:tc>
          <w:tcPr>
            <w:tcW w:w="4200" w:type="dxa"/>
            <w:gridSpan w:val="2"/>
            <w:vMerge/>
          </w:tcPr>
          <w:p/>
        </w:tc>
      </w:tr>
      <w:tr>
        <w:trPr>
          <w:trHeight w:val="1400" w:hRule="atLeast"/>
        </w:trP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200" w:type="dxa"/>
            <w:gridSpan w:val="2"/>
            <w:vMerge/>
          </w:tcPr>
          <w:p/>
        </w:tc>
      </w:tr>
      <w:tr>
        <w:tc>
          <w:tcPr>
            <w:tcW w:w="4500" w:type="dxa"/>
          </w:tcPr>
          <w:p>
            <w:pPr>
              <w:widowControl/>
            </w:pPr>
            <w:r>
              <w:t xml:space="preserve">row 39 </w:t>
            </w:r>
            <w:r>
              <w:t xml:space="preserve">delta gamma beta alpha theta eta zeta epsilon delta gamma beta alpha theta</w:t>
            </w:r>
          </w:p>
        </w:tc>
        <w:tc>
          <w:tcPr>
            <w:tcW w:w="4500" w:type="dxa"/>
          </w:tcPr>
          <w:p>
            <w:r>
              <w:t xml:space="preserve">cell b 39 epsilon delta gamma beta alpha theta eta zeta epsilon delta gamma beta alpha theta eta zeta epsilon delta</w:t>
            </w:r>
          </w:p>
        </w:tc>
      </w:tr>
      <w:tr>
        <w:trPr>
          <w:cantSplit/>
          <w:trHeight w:val="900" w:hRule="exact"/>
        </w:trPr>
        <w:tc>
          <w:tcPr>
            <w:tcW w:w="4500" w:type="dxa"/>
          </w:tcPr>
          <w:p>
            <w:pPr>
              <w:widowControl/>
            </w:pPr>
            <w:r>
              <w:t xml:space="preserve">row 40 </w:t>
            </w:r>
            <w:r>
              <w:t xml:space="preserve">epsilon delta gamma beta alpha theta eta zeta epsilon delta gamma beta alpha theta eta zeta epsilon delta gamma beta alpha theta</w:t>
            </w:r>
          </w:p>
        </w:tc>
        <w:tc>
          <w:tcPr>
            <w:tcW w:w="4500" w:type="dxa"/>
          </w:tcPr>
          <w:p>
            <w:r>
              <w:t xml:space="preserve">cell b 40 zeta epsilon delta</w:t>
            </w:r>
          </w:p>
        </w:tc>
      </w:tr>
      <w:tr>
        <w:tc>
          <w:tcPr>
            <w:tcW w:w="4500" w:type="dxa"/>
          </w:tcPr>
          <w:p>
            <w:r>
              <w:t xml:space="preserve">row 41 fn </w:t>
            </w:r>
            <w:r>
              <w:footnoteReference w:id="22"/>
            </w:r>
            <w:r>
              <w:t xml:space="preserve">zeta epsilon delta gamma beta alpha</w:t>
            </w:r>
          </w:p>
        </w:tc>
        <w:tc>
          <w:tcPr>
            <w:tcW w:w="4500" w:type="dxa"/>
          </w:tcPr>
          <w:p>
            <w:r>
              <w:t xml:space="preserve">cell b 41 eta zeta epsilon delta gamma beta alpha theta</w:t>
            </w:r>
          </w:p>
        </w:tc>
      </w:tr>
      <w:tr>
        <w:tc>
          <w:tcPr>
            <w:tcW w:w="4500" w:type="dxa"/>
          </w:tcPr>
          <w:p>
            <w:pPr>
              <w:keepNext/>
            </w:pPr>
            <w:r>
              <w:t xml:space="preserve">row 42 keep eta zeta epsilon delta gamma</w:t>
            </w:r>
          </w:p>
          <w:p>
            <w:pPr>
              <w:widowControl/>
            </w:pPr>
            <w:r>
              <w:t xml:space="preserve">row 42 kept2 eta zeta epsilon delta gamma beta alpha theta eta zeta epsilon delta gamma beta alpha theta eta zeta epsilon delta gamma beta alpha theta eta zeta epsilon delta gamma beta</w:t>
            </w:r>
          </w:p>
        </w:tc>
        <w:tc>
          <w:tcPr>
            <w:tcW w:w="4500" w:type="dxa"/>
          </w:tcPr>
          <w:p>
            <w:r>
              <w:t xml:space="preserve">cell b 42 theta eta zeta epsilon delta gamma beta alpha theta eta zeta epsilon delta</w:t>
            </w:r>
          </w:p>
        </w:tc>
      </w:tr>
      <w:tr>
        <w:tc>
          <w:tcPr>
            <w:tcW w:w="4500" w:type="dxa"/>
          </w:tcPr>
          <w:p>
            <w:pPr>
              <w:widowControl/>
            </w:pPr>
            <w:r>
              <w:t xml:space="preserve">row 43 </w:t>
            </w:r>
            <w:r>
              <w:t xml:space="preserve">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w:t>
            </w:r>
          </w:p>
        </w:tc>
        <w:tc>
          <w:tcPr>
            <w:tcW w:w="4500" w:type="dxa"/>
          </w:tcPr>
          <w:p>
            <w:r>
              <w:t xml:space="preserve">cell b 43 alpha theta eta zeta epsilon delta gamma beta alpha theta eta zeta epsilon delta gamma beta alpha theta</w:t>
            </w:r>
          </w:p>
        </w:tc>
      </w:tr>
      <w:tr>
        <w:trPr>
          <w:trHeight w:val="1400" w:hRule="atLeast"/>
        </w:trPr>
        <w:tc>
          <w:tcPr>
            <w:tcW w:w="4500" w:type="dxa"/>
          </w:tcPr>
          <w:p>
            <w:pPr>
              <w:widowControl/>
            </w:pPr>
            <w:r>
              <w:t xml:space="preserve">row 44 </w:t>
            </w:r>
            <w:r>
              <w:t xml:space="preserve">alpha theta eta zeta</w:t>
            </w:r>
          </w:p>
        </w:tc>
        <w:tc>
          <w:tcPr>
            <w:tcW w:w="4500" w:type="dxa"/>
          </w:tcPr>
          <w:p>
            <w:r>
              <w:t xml:space="preserve">cell b 44 beta alpha theta</w:t>
            </w:r>
          </w:p>
        </w:tc>
      </w:tr>
      <w:tr>
        <w:tc>
          <w:tcPr>
            <w:tcW w:w="4500" w:type="dxa"/>
          </w:tcPr>
          <w:p>
            <w:r>
              <w:t xml:space="preserve">row 45 page </w:t>
            </w:r>
            <w:r>
              <w:fldChar w:fldCharType="begin"/>
            </w:r>
            <w:r>
              <w:instrText xml:space="preserve"> PAGE </w:instrText>
            </w:r>
            <w:r>
              <w:fldChar w:fldCharType="separate"/>
            </w:r>
            <w:r>
              <w:t>12</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tc>
        <w:tc>
          <w:tcPr>
            <w:tcW w:w="4500" w:type="dxa"/>
          </w:tcPr>
          <w:p>
            <w:r>
              <w:t xml:space="preserve">cell b 45 gamma beta alpha theta eta zeta epsilon delta</w:t>
            </w:r>
          </w:p>
        </w:tc>
      </w:tr>
      <w:tr>
        <w:tc>
          <w:tcPr>
            <w:tcW w:w="4500" w:type="dxa"/>
          </w:tcPr>
          <w:p>
            <w:pPr>
              <w:widowControl/>
            </w:pPr>
            <w:r>
              <w:t xml:space="preserve">row 46 </w:t>
            </w:r>
            <w:r>
              <w:t xml:space="preserve">gamma beta alpha theta eta zeta epsilon delta gamma beta alpha theta eta zeta epsilon delta gamma beta alpha theta eta zeta</w:t>
            </w:r>
          </w:p>
        </w:tc>
        <w:tc>
          <w:tcPr>
            <w:tcW w:w="4500" w:type="dxa"/>
          </w:tcPr>
          <w:p>
            <w:r>
              <w:t xml:space="preserve">cell b 46 delta gamma beta alpha theta eta zeta epsilon delta gamma beta alpha theta</w:t>
            </w:r>
          </w:p>
        </w:tc>
      </w:tr>
      <w:tr>
        <w:tc>
          <w:tcPr>
            <w:tcW w:w="4500" w:type="dxa"/>
          </w:tcPr>
          <w:p>
            <w:pPr>
              <w:widowControl/>
            </w:pPr>
            <w:r>
              <w:t xml:space="preserve">row 47 </w:t>
            </w:r>
            <w:r>
              <w:t xml:space="preserve">delta gamma beta alpha theta eta zeta epsilon delta gamma beta alpha theta eta zeta epsilon delta gamma beta alpha theta eta zeta epsilon delta gamma beta alpha theta eta zeta</w:t>
            </w:r>
          </w:p>
        </w:tc>
        <w:tc>
          <w:tcPr>
            <w:tcW w:w="4500" w:type="dxa"/>
          </w:tcPr>
          <w:p>
            <w:r>
              <w:t xml:space="preserve">cell b 47 epsilon delta gamma beta alpha theta eta zeta epsilon delta gamma beta alpha theta eta zeta epsilon delta</w:t>
            </w:r>
          </w:p>
        </w:tc>
      </w:tr>
      <w:tr>
        <w:tc>
          <w:tcPr>
            <w:tcW w:w="4500" w:type="dxa"/>
          </w:tcPr>
          <w:p>
            <w:r>
              <w:t xml:space="preserve">row 48 fn </w:t>
            </w:r>
            <w:r>
              <w:endnoteReference w:id="2"/>
            </w:r>
            <w:r>
              <w:t xml:space="preserve">epsilon delta gamma beta alpha theta</w:t>
            </w:r>
          </w:p>
        </w:tc>
        <w:tc>
          <w:tcPr>
            <w:tcW w:w="4500" w:type="dxa"/>
          </w:tcPr>
          <w:p>
            <w:r>
              <w:t xml:space="preserve">cell b 48 zeta epsilon delta</w:t>
            </w:r>
          </w:p>
        </w:tc>
      </w:tr>
      <w:tr>
        <w:tc>
          <w:tcPr>
            <w:tcW w:w="4500" w:type="dxa"/>
            <w:vMerge w:val="restart"/>
          </w:tcPr>
          <w:p>
            <w:pPr>
              <w:widowControl/>
            </w:pPr>
            <w:r>
              <w:t xml:space="preserve">row 49 </w:t>
            </w:r>
            <w:r>
              <w:t xml:space="preserve">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tc>
        <w:tc>
          <w:tcPr>
            <w:tcW w:w="4500" w:type="dxa"/>
          </w:tcPr>
          <w:p>
            <w:r>
              <w:t xml:space="preserve">cell b 49 eta zeta epsilon delta gamma beta alpha theta</w:t>
            </w:r>
          </w:p>
        </w:tc>
      </w:tr>
      <w:tr>
        <w:tc>
          <w:tcPr>
            <w:tcW w:w="4500" w:type="dxa"/>
            <w:vMerge/>
          </w:tcPr>
          <w:p/>
        </w:tc>
        <w:tc>
          <w:tcPr>
            <w:tcW w:w="4500" w:type="dxa"/>
          </w:tcPr>
          <w:p>
            <w:r>
              <w:t xml:space="preserve">cell b 50 theta eta zeta epsilon delta gamma beta alpha theta eta zeta epsilon delta</w:t>
            </w:r>
          </w:p>
        </w:tc>
      </w:tr>
      <w:tr>
        <w:trPr>
          <w:cantSplit/>
        </w:trPr>
        <w:tc>
          <w:tcPr>
            <w:tcW w:w="4500" w:type="dxa"/>
            <w:vMerge/>
          </w:tcPr>
          <w:p/>
        </w:tc>
        <w:tc>
          <w:tcPr>
            <w:tcW w:w="4500" w:type="dxa"/>
          </w:tcPr>
          <w:p>
            <w:r>
              <w:t>cell b 51 alpha theta eta zeta epsilon delta gamma beta alpha theta eta zeta epsilon delta gamma beta alpha the</w:t>
            </w:r>
            <w:r>
              <w:rPr>
                <w:rStyle w:val="FootnoteReference"/>
              </w:rPr>
              <w:footnoteReference w:id="25"/>
            </w:r>
            <w:r>
              <w:t>ta</w:t>
            </w:r>
          </w:p>
        </w:tc>
      </w:tr>
      <w:tr>
        <w:tc>
          <w:tcPr>
            <w:tcW w:w="4500" w:type="dxa"/>
            <w:vMerge/>
          </w:tcPr>
          <w:p/>
        </w:tc>
        <w:tc>
          <w:tcPr>
            <w:tcW w:w="4500" w:type="dxa"/>
          </w:tcPr>
          <w:p>
            <w:r>
              <w:t xml:space="preserve">cell b 52 beta alpha theta</w:t>
            </w:r>
          </w:p>
        </w:tc>
      </w:tr>
      <w:tr>
        <w:trPr>
          <w:trHeight w:val="900" w:hRule="exact"/>
        </w:trPr>
        <w:tc>
          <w:tcPr>
            <w:tcW w:w="4500" w:type="dxa"/>
            <w:vMerge/>
          </w:tcPr>
          <w:p/>
        </w:tc>
        <w:tc>
          <w:tcPr>
            <w:tcW w:w="4500" w:type="dxa"/>
          </w:tcPr>
          <w:p>
            <w:r>
              <w:t xml:space="preserve">cell b 53 gamma beta alpha theta eta zeta epsilon delta</w:t>
            </w:r>
          </w:p>
        </w:tc>
      </w:tr>
      <w:tr>
        <w:tc>
          <w:tcPr>
            <w:tcW w:w="4500" w:type="dxa"/>
          </w:tcPr>
          <w:p>
            <w:r>
              <w:t xml:space="preserve">row 54 page </w:t>
            </w:r>
            <w:r>
              <w:fldChar w:fldCharType="begin"/>
            </w:r>
            <w:r>
              <w:instrText xml:space="preserve"> PAGE </w:instrText>
            </w:r>
            <w:r>
              <w:fldChar w:fldCharType="separate"/>
            </w:r>
            <w:r>
              <w:t>12</w:t>
            </w:r>
            <w:r>
              <w:fldChar w:fldCharType="end"/>
            </w:r>
            <w:r>
              <w:t xml:space="preserve"> of </w:t>
            </w:r>
            <w:r>
              <w:fldChar w:fldCharType="begin"/>
            </w:r>
            <w:r>
              <w:instrText xml:space="preserve"> NUMPAGES </w:instrText>
            </w:r>
            <w:r>
              <w:fldChar w:fldCharType="separate"/>
            </w:r>
            <w:r>
              <w:t>13</w:t>
            </w:r>
            <w:r>
              <w:fldChar w:fldCharType="end"/>
            </w:r>
            <w:r>
              <w:t xml:space="preserve"> sec </w:t>
            </w:r>
            <w:r>
              <w:fldChar w:fldCharType="begin"/>
            </w:r>
            <w:r>
              <w:instrText xml:space="preserve"> SECTIONPAGES </w:instrText>
            </w:r>
            <w:r>
              <w:fldChar w:fldCharType="separate"/>
            </w:r>
            <w:r>
              <w:t>5</w:t>
            </w:r>
            <w:r>
              <w:fldChar w:fldCharType="end"/>
            </w:r>
          </w:p>
        </w:tc>
        <w:tc>
          <w:tcPr>
            <w:tcW w:w="4500" w:type="dxa"/>
          </w:tcPr>
          <w:p>
            <w:r>
              <w:t xml:space="preserve">cell b 54 delta gamma beta alpha theta eta zeta epsilon delta gamma beta alpha theta</w:t>
            </w:r>
          </w:p>
        </w:tc>
      </w:tr>
      <w:tr>
        <w:tc>
          <w:tcPr>
            <w:tcW w:w="4500" w:type="dxa"/>
          </w:tcPr>
          <w:p>
            <w:r>
              <w:t xml:space="preserve">row 55 fn </w:t>
            </w:r>
            <w:r>
              <w:footnoteReference w:id="24"/>
            </w:r>
            <w:r>
              <w:t xml:space="preserve">delta gamma beta alpha theta eta</w:t>
            </w:r>
          </w:p>
        </w:tc>
        <w:tc>
          <w:tcPr>
            <w:tcW w:w="4500" w:type="dxa"/>
          </w:tcPr>
          <w:p>
            <w:r>
              <w:t xml:space="preserve">cell b 55 epsilon delta gamma beta alpha theta eta zeta epsilon delta gamma beta alpha theta eta zeta epsilon delta</w:t>
            </w:r>
          </w:p>
        </w:tc>
      </w:tr>
      <w:tr>
        <w:tc>
          <w:tcPr>
            <w:tcW w:w="4500" w:type="dxa"/>
          </w:tcPr>
          <w:p>
            <w:pPr>
              <w:widowControl/>
            </w:pPr>
            <w:r>
              <w:t xml:space="preserve">row 56 </w:t>
            </w:r>
            <w:r>
              <w:t xml:space="preserve">epsilon delta gamma beta</w:t>
            </w:r>
          </w:p>
        </w:tc>
        <w:tc>
          <w:tcPr>
            <w:tcW w:w="4500" w:type="dxa"/>
          </w:tcPr>
          <w:p>
            <w:r>
              <w:t xml:space="preserve">cell b 56 zeta epsilon delta</w:t>
            </w:r>
          </w:p>
        </w:tc>
      </w:tr>
      <w:tr>
        <w:trPr>
          <w:trHeight w:val="1400" w:hRule="atLeast"/>
        </w:trPr>
        <w:tc>
          <w:tcPr>
            <w:tcW w:w="4500" w:type="dxa"/>
          </w:tcPr>
          <w:p>
            <w:pPr>
              <w:widowControl/>
            </w:pPr>
            <w:r>
              <w:t xml:space="preserve">row 57 </w:t>
            </w:r>
            <w:r>
              <w:t xml:space="preserve">zeta epsilon delta gamma beta alpha theta eta zeta epsilon delta gamma beta</w:t>
            </w:r>
          </w:p>
        </w:tc>
        <w:tc>
          <w:tcPr>
            <w:tcW w:w="4500" w:type="dxa"/>
          </w:tcPr>
          <w:p>
            <w:r>
              <w:t xml:space="preserve">cell b 57 eta zeta epsilon delta gamma beta alpha theta</w:t>
            </w:r>
          </w:p>
        </w:tc>
      </w:tr>
      <w:tr>
        <w:tc>
          <w:tcPr>
            <w:tcW w:w="4500" w:type="dxa"/>
          </w:tcPr>
          <w:p>
            <w:pPr>
              <w:widowControl/>
            </w:pPr>
            <w:r>
              <w:t xml:space="preserve">row 58 </w:t>
            </w:r>
            <w:r>
              <w:t xml:space="preserve">eta zeta epsilon delta gamma beta alpha theta eta zeta epsilon delta gamma beta alpha theta eta zeta epsilon delta gamma beta</w:t>
            </w:r>
          </w:p>
        </w:tc>
        <w:tc>
          <w:tcPr>
            <w:tcW w:w="4500" w:type="dxa"/>
          </w:tcPr>
          <w:p>
            <w:r>
              <w:t xml:space="preserve">cell b 58 theta eta zeta epsilon delta gamma beta alpha theta eta zeta epsilon delta</w:t>
            </w:r>
          </w:p>
        </w:tc>
      </w:tr>
      <w:tr>
        <w:tc>
          <w:tcPr>
            <w:tcW w:w="4500" w:type="dxa"/>
          </w:tcPr>
          <w:p>
            <w:pPr>
              <w:widowControl/>
            </w:pPr>
            <w:r>
              <w:t xml:space="preserve">row 59 </w:t>
            </w:r>
            <w:r>
              <w:t xml:space="preserve">theta eta zeta epsilon delta gamma beta alpha theta eta zeta epsilon delta gamma beta alpha theta eta zeta epsilon delta gamma beta alpha theta eta zeta epsilon delta gamma beta</w:t>
            </w:r>
          </w:p>
        </w:tc>
        <w:tc>
          <w:tcPr>
            <w:tcW w:w="4500" w:type="dxa"/>
          </w:tcPr>
          <w:p>
            <w:r>
              <w:t xml:space="preserve">cell b 59 alpha theta eta zeta epsilon delta gamma beta alpha theta eta zeta epsilon delta gamma beta alpha theta</w:t>
            </w:r>
          </w:p>
        </w:tc>
      </w:tr>
    </w:tbl>
    <w:p>
      <w:pPr>
        <w:sectPr>
          <w:headerReference w:type="default" r:id="rIdH1"/>
          <w:footerReference w:type="default" r:id="rIdF1"/>
          <w:pgSz w:w="12240" w:h="15840"/>
          <w:pgMar w:top="1440" w:right="1440" w:bottom="1440" w:left="1440" w:header="720" w:footer="720" w:gutter="0"/>
          <w:cols w:num="2" w:space="400"/>
          <w:type w:val="continuous"/>
        </w:sectPr>
      </w:pPr>
      <w:r>
        <w:t xml:space="preserve">after beta alpha theta eta zeta epsilon delta gamma beta alpha theta eta zeta epsilon delta gamma beta alpha theta eta zeta epsilon delta gamma beta alpha theta eta zeta epsilon delta gamma beta alpha theta eta zeta epsilon delta gamma</w:t>
      </w:r>
    </w:p>
    <w:p>
      <w:r>
        <w:t xml:space="preserve">single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 zeta</w:t>
      </w:r>
    </w:p>
    <w:sectPr>
      <w:headerReference w:type="default" r:id="rIdH1"/>
      <w:footerReference w:type="default" r:id="rIdF1"/>
      <w:pgSz w:w="12240" w:h="15840"/>
      <w:pgMar w:top="1440" w:right="1440" w:bottom="1440" w:left="1440" w:header="720" w:footer="720" w:gutter="0"/>
      <w:type w:val="continuous"/>
    </w:sectPr>
  </w:body>
</w:document>
</file>

<file path=word/endnotes.xml><?xml version="1.0" encoding="utf-8"?>
<w:endnote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endnote w:type="separator" w:id="-1">
    <w:p>
      <w:r>
        <w:separator/>
      </w:r>
    </w:p>
  </w:endnote>
  <w:endnote w:type="continuationSeparator" w:id="0">
    <w:p>
      <w:r>
        <w:continuationSeparator/>
      </w:r>
    </w:p>
  </w:endnote>
  <w:endnote w:id="1">
    <w:p>
      <w:pPr>
        <w:pStyle w:val="EndnoteText"/>
      </w:pPr>
      <w:ins w:id="31" w:author="Filen Fuzz" w:date="2026-10-13T09:24:00Z">
        <w:r>
          <w:rPr>
            <w:rStyle w:val="EndnoteReference"/>
          </w:rPr>
          <w:endnoteRef/>
        </w:r>
        <w:r>
          <w:t xml:space="preserve"> note 14 eta zeta epsilon delta gamma beta alpha theta eta zeta epsilon delta gamma beta alpha theta eta zeta epsilon delta gamma beta alpha theta eta zeta epsilon delta gamma beta alpha theta eta zeta epsilon</w:t>
        </w:r>
      </w:ins>
    </w:p>
  </w:endnote>
  <w:endnote w:id="2">
    <w:p>
      <w:pPr>
        <w:pStyle w:val="EndnoteText"/>
      </w:pPr>
      <w:ins w:id="32" w:author="Filen Fuzz" w:date="2026-10-13T09:24:00Z">
        <w:r>
          <w:rPr>
            <w:rStyle w:val="EndnoteReference"/>
          </w:rPr>
          <w:endnoteRef/>
        </w:r>
        <w:r>
          <w:t xml:space="preserve"> note 23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w:t>
        </w:r>
      </w:ins>
    </w:p>
  </w:endnote>
</w:endnotes>
</file>

<file path=word/footer1.xml><?xml version="1.0" encoding="utf-8"?>
<w:ftr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p>
    <w:r>
      <w:t xml:space="preserve">foot </w:t>
    </w: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footnote w:type="separator" w:id="-1">
    <w:p>
      <w:r>
        <w:separator/>
      </w:r>
    </w:p>
  </w:footnote>
  <w:footnote w:type="continuationSeparator" w:id="0">
    <w:p>
      <w:r>
        <w:continuationSeparator/>
      </w:r>
    </w:p>
  </w:footnote>
  <w:footnote w:id="1">
    <w:p>
      <w:r>
        <w:footnoteRef/>
      </w:r>
      <w:r>
        <w:t xml:space="preserve"> note 1 beta alpha theta eta zeta epsilon delta gamma beta alpha theta eta zeta epsilon delta gamma beta alpha theta eta</w:t>
      </w:r>
    </w:p>
  </w:footnote>
  <w:footnote w:id="2">
    <w:p>
      <w:r>
        <w:footnoteRef/>
      </w:r>
      <w:r>
        <w:t xml:space="preserve"> note 2 gamma beta alpha theta eta zeta epsilon delta gamma beta alpha theta eta zeta epsilon delta gamma beta alpha theta eta zeta epsilon delta gamma beta alpha theta eta zeta epsilon delta gamma beta alpha</w:t>
      </w:r>
    </w:p>
  </w:footnote>
  <w:footnote w:id="3">
    <w:p>
      <w:r>
        <w:footnoteRef/>
      </w:r>
      <w:r>
        <w:t xml:space="preserve"> note 3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w:t>
      </w:r>
    </w:p>
  </w:footnote>
  <w:footnote w:id="4">
    <w:p>
      <w:r>
        <w:footnoteRef/>
      </w:r>
      <w:r>
        <w:t xml:space="preserve"> note 4 epsilon delta gamma beta alpha</w:t>
      </w:r>
    </w:p>
  </w:footnote>
  <w:footnote w:id="5">
    <w:p>
      <w:r>
        <w:footnoteRef/>
      </w:r>
      <w:r>
        <w:t xml:space="preserve"> note 5 zeta epsilon delta gamma beta alpha theta eta zeta epsilon delta gamma beta alpha theta eta zeta epsilon delta gamma</w:t>
      </w:r>
    </w:p>
  </w:footnote>
  <w:footnote w:id="6">
    <w:p>
      <w:r>
        <w:footnoteRef/>
      </w:r>
      <w:r>
        <w:t xml:space="preserve"> note 6 eta zeta epsilon delta gamma beta alpha theta eta zeta epsilon delta gamma beta alpha theta eta zeta epsilon delta gamma beta alpha theta eta zeta epsilon delta gamma beta alpha theta eta zeta epsilon</w:t>
      </w:r>
    </w:p>
  </w:footnote>
  <w:footnote w:id="7">
    <w:p>
      <w:r>
        <w:footnoteRef/>
      </w:r>
      <w:r>
        <w:t xml:space="preserve"> note 7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w:t>
      </w:r>
    </w:p>
  </w:footnote>
  <w:footnote w:id="8">
    <w:p>
      <w:r>
        <w:footnoteRef/>
      </w:r>
      <w:r>
        <w:t xml:space="preserve"> note 8 alpha theta eta zeta epsilon</w:t>
      </w:r>
    </w:p>
  </w:footnote>
  <w:footnote w:id="9">
    <w:p>
      <w:r>
        <w:footnoteRef/>
      </w:r>
      <w:r>
        <w:t xml:space="preserve"> note 9 beta alpha theta eta zeta epsilon delta gamma beta alpha theta eta zeta epsilon delta gamma beta alpha theta eta</w:t>
      </w:r>
    </w:p>
  </w:footnote>
  <w:footnote w:id="10">
    <w:p>
      <w:r>
        <w:footnoteRef/>
      </w:r>
      <w:r>
        <w:t xml:space="preserve"> note 10 gamma beta alpha theta eta zeta epsilon delta gamma beta alpha theta eta zeta epsilon delta gamma beta alpha theta eta zeta epsilon delta gamma beta alpha theta eta zeta epsilon delta gamma beta alpha</w:t>
      </w:r>
    </w:p>
  </w:footnote>
  <w:footnote w:id="11">
    <w:p>
      <w:r>
        <w:footnoteRef/>
      </w:r>
      <w:r>
        <w:t xml:space="preserve"> note 11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w:t>
      </w:r>
    </w:p>
  </w:footnote>
  <w:footnote w:id="12">
    <w:p>
      <w:r>
        <w:footnoteRef/>
      </w:r>
      <w:r>
        <w:t xml:space="preserve"> note 12 epsilon delta gamma beta alpha</w:t>
      </w:r>
    </w:p>
  </w:footnote>
  <w:footnote w:id="13">
    <w:p>
      <w:r>
        <w:footnoteRef/>
      </w:r>
      <w:r>
        <w:t xml:space="preserve"> note 13 zeta epsilon delta gamma beta alpha theta eta zeta epsilon delta gamma beta alpha theta eta zeta epsilon delta gamma</w:t>
      </w:r>
    </w:p>
  </w:footnote>
  <w:footnote w:id="15">
    <w:p>
      <w:r>
        <w:footnoteRef/>
      </w:r>
      <w:r>
        <w:t xml:space="preserve"> note 15 theta eta zeta epsilon delta gamma beta alpha theta eta zeta epsilon delta gamma beta alpha theta eta zeta epsilon delta gamma beta alpha theta eta zeta epsilon delta gamma beta alpha theta eta zeta epsilon delta gamma beta alpha theta eta zeta epsilon delta gamma beta alpha theta eta</w:t>
      </w:r>
    </w:p>
  </w:footnote>
  <w:footnote w:id="16">
    <w:p>
      <w:r>
        <w:footnoteRef/>
      </w:r>
      <w:r>
        <w:t xml:space="preserve"> note 16 alpha theta eta zeta epsilon</w:t>
      </w:r>
    </w:p>
  </w:footnote>
  <w:footnote w:id="17">
    <w:p>
      <w:r>
        <w:footnoteRef/>
      </w:r>
      <w:r>
        <w:t xml:space="preserve"> note 17 beta alpha theta eta zeta epsilon delta gamma beta alpha theta eta zeta epsilon delta gamma beta alpha theta eta</w:t>
      </w:r>
    </w:p>
  </w:footnote>
  <w:footnote w:id="18">
    <w:p>
      <w:r>
        <w:footnoteRef/>
      </w:r>
      <w:r>
        <w:t xml:space="preserve"> note 18 gamma beta alpha theta eta zeta epsilon delta gamma beta alpha theta eta zeta epsilon delta gamma beta alpha theta eta zeta epsilon delta gamma beta alpha theta eta zeta epsilon delta gamma beta alpha</w:t>
      </w:r>
    </w:p>
  </w:footnote>
  <w:footnote w:id="19">
    <w:p>
      <w:r>
        <w:footnoteRef/>
      </w:r>
      <w:r>
        <w:t xml:space="preserve"> note 19 delta gamma beta alpha theta eta zeta epsilon delta gamma beta alpha theta eta zeta epsilon delta gamma beta alpha theta eta zeta epsilon delta gamma beta alpha theta eta zeta epsilon delta gamma beta alpha theta eta zeta epsilon delta gamma beta alpha theta eta zeta epsilon delta gamma</w:t>
      </w:r>
    </w:p>
  </w:footnote>
  <w:footnote w:id="20">
    <w:p>
      <w:r>
        <w:footnoteRef/>
      </w:r>
      <w:r>
        <w:t xml:space="preserve"> note 20 epsilon delta gamma beta alpha</w:t>
      </w:r>
    </w:p>
  </w:footnote>
  <w:footnote w:id="21">
    <w:p>
      <w:r>
        <w:footnoteRef/>
      </w:r>
      <w:r>
        <w:t xml:space="preserve"> note 21 zeta epsilon delta gamma beta alpha theta eta zeta epsilon delta gamma beta alpha theta eta zeta epsilon delta gamma</w:t>
      </w:r>
    </w:p>
  </w:footnote>
  <w:footnote w:id="22">
    <w:p>
      <w:r>
        <w:footnoteRef/>
      </w:r>
      <w:r>
        <w:t xml:space="preserve"> note 22 eta zeta epsilon delta gamma beta alpha theta eta zeta epsilon delta gamma beta alpha theta eta zeta epsilon delta gamma beta alpha theta eta zeta epsilon delta gamma beta alpha theta eta zeta epsilon</w:t>
      </w:r>
    </w:p>
  </w:footnote>
  <w:footnote w:id="24">
    <w:p>
      <w:r>
        <w:footnoteRef/>
      </w:r>
      <w:r>
        <w:t xml:space="preserve"> note 24 alpha theta eta zeta epsilon</w:t>
      </w:r>
    </w:p>
  </w:footnote>
  <w:footnote w:id="25">
    <w:p>
      <w:pPr>
        <w:pStyle w:val="FootnoteText"/>
      </w:pPr>
      <w:r>
        <w:rPr>
          <w:rStyle w:val="FootnoteReference"/>
        </w:rPr>
        <w:footnoteRef/>
      </w:r>
      <w:r>
        <w:t xml:space="preserve"> </w:t>
      </w:r>
    </w:p>
  </w:footnote>
  <w:footnote w:id="26">
    <w:p>
      <w:pPr>
        <w:pStyle w:val="FootnoteText"/>
      </w:pPr>
      <w:r>
        <w:rPr>
          <w:rStyle w:val="FootnoteReference"/>
        </w:rPr>
        <w:footnoteRef/>
      </w:r>
      <w:r>
        <w:t xml:space="preserve"> </w:t>
      </w:r>
    </w:p>
  </w:footnote>
</w:footnotes>
</file>

<file path=word/header1.xml><?xml version="1.0" encoding="utf-8"?>
<w:hdr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p>
    <w:r>
      <w:t xml:space="preserve">Page </w:t>
    </w:r>
    <w:r>
      <w:fldChar w:fldCharType="begin"/>
    </w:r>
    <w:r>
      <w:instrText xml:space="preserve"> PAGE </w:instrText>
    </w:r>
    <w:r>
      <w:fldChar w:fldCharType="separate"/>
    </w:r>
    <w:r>
      <w:t>1</w:t>
    </w:r>
    <w:r>
      <w:fldChar w:fldCharType="end"/>
    </w:r>
    <w:r>
      <w:t xml:space="preserve"> of </w:t>
    </w:r>
    <w:r>
      <w:fldChar w:fldCharType="begin"/>
    </w:r>
    <w:r>
      <w:instrText xml:space="preserve"> NUMPAGES </w:instrText>
    </w:r>
    <w:r>
      <w:fldChar w:fldCharType="separate"/>
    </w:r>
    <w:r>
      <w:t>9</w:t>
    </w:r>
    <w:r>
      <w:fldChar w:fldCharType="end"/>
    </w:r>
    <w:r>
      <w:t xml:space="preserve"> section </w:t>
    </w:r>
    <w:r>
      <w:fldChar w:fldCharType="begin"/>
    </w:r>
    <w:r>
      <w:instrText xml:space="preserve"> SECTIONPAGES </w:instrText>
    </w:r>
    <w:r>
      <w:fldChar w:fldCharType="separate"/>
    </w:r>
    <w:r>
      <w:t>9</w:t>
    </w:r>
    <w:r>
      <w:fldChar w:fldCharType="end"/>
    </w:r>
  </w:p>
</w:hdr>
</file>

<file path=word/settings.xml><?xml version="1.0" encoding="utf-8"?>
<w:settings xmlns:w="http://schemas.openxmlformats.org/wordprocessingml/2006/main" xmlns:r="http://schemas.openxmlformats.org/officeDocument/2006/relationships" xmlns:wp="http://schemas.openxmlformats.org/drawingml/2006/wordprocessingDrawing" xmlns:wp14="http://schemas.microsoft.com/office/word/2010/wordprocessingDrawing" xmlns:a="http://schemas.openxmlformats.org/drawingml/2006/main" xmlns:pic="http://schemas.openxmlformats.org/drawingml/2006/picture" xmlns:c="http://schemas.openxmlformats.org/drawingml/2006/chart" xmlns:dgm="http://schemas.openxmlformats.org/drawingml/2006/diagram" xmlns:wps="http://schemas.microsoft.com/office/word/2010/wordprocessingShape" xmlns:wpg="http://schemas.microsoft.com/office/word/2010/wordprocessingGroup" xmlns:wpi="http://schemas.microsoft.com/office/word/2010/wordprocessingInk" xmlns:mc="http://schemas.openxmlformats.org/markup-compatibility/2006" xmlns:v="urn:schemas-microsoft-com:vml" xmlns:o="urn:schemas-microsoft-com:office:office" xmlns:m="http://schemas.openxmlformats.org/officeDocument/2006/math" xmlns:w14="http://schemas.microsoft.com/office/word/2010/wordml" xmlns:w15="http://schemas.microsoft.com/office/word/2012/wordml" xmlns:w16cid="http://schemas.microsoft.com/office/word/2016/wordml/cid" xmlns:w16cex="http://schemas.microsoft.com/office/word/2018/wordml/cex" mc:Ignorable="w14 w15 wp14">
  <w:footnotePr>
    <w:footnote w:id="-1"/>
    <w:footnote w:id="0"/>
  </w:footnotePr>
</w:settings>
</file>

<file path=word/styles.xml><?xml version="1.0" encoding="utf-8"?>
<w:styles xmlns:w="http://schemas.openxmlformats.org/wordprocessingml/2006/main">
  <w:style w:type="character" w:styleId="FootnoteReference">
    <w:name w:val="footnote reference"/>
    <w:uiPriority w:val="99"/>
    <w:semiHidden/>
    <w:unhideWhenUsed/>
    <w:rPr>
      <w:vertAlign w:val="superscript"/>
    </w:rPr>
  </w:style>
  <w:style w:type="paragraph" w:styleId="EndnoteText">
    <w:name w:val="endnote text"/>
    <w:uiPriority w:val="99"/>
    <w:semiHidden/>
    <w:unhideWhenUsed/>
    <w:pPr>
      <w:spacing w:after="0" w:line="240" w:lineRule="auto"/>
    </w:pPr>
    <w:rPr>
      <w:sz w:val="20"/>
      <w:szCs w:val="20"/>
    </w:rPr>
  </w:style>
  <w:style w:type="character" w:styleId="EndnoteReference">
    <w:name w:val="endnote reference"/>
    <w:uiPriority w:val="99"/>
    <w:semiHidden/>
    <w:unhideWhenUsed/>
    <w:rPr>
      <w:vertAlign w:val="superscript"/>
    </w:rPr>
  </w:style>
  <w:style w:type="paragraph" w:styleId="FootnoteText">
    <w:name w:val="footnote text"/>
    <w:uiPriority w:val="99"/>
    <w:semiHidden/>
    <w:unhideWhenUsed/>
    <w:pPr>
      <w:spacing w:after="0" w:line="240" w:lineRule="auto"/>
    </w:pPr>
    <w:rPr>
      <w:sz w:val="20"/>
      <w:szCs w:val="20"/>
    </w:rPr>
  </w:style>
</w:styles>
</file>

<file path=word/_rels/document.xml.rels><?xml version="1.0" encoding="UTF-8" standalone="yes"?><Relationships xmlns="http://schemas.openxmlformats.org/package/2006/relationships"><Relationship Id="rIdH1" Type="http://schemas.openxmlformats.org/officeDocument/2006/relationships/header" Target="header1.xml"/><Relationship Id="rIdF1" Type="http://schemas.openxmlformats.org/officeDocument/2006/relationships/footer" Target="footer1.xml"/><Relationship Id="rId900" Type="http://schemas.openxmlformats.org/officeDocument/2006/relationships/footnotes" Target="footnotes.xml"/><Relationship Id="rId901" Type="http://schemas.openxmlformats.org/officeDocument/2006/relationships/settings" Target="settings.xml"/><Relationship Id="rId902" Type="http://schemas.openxmlformats.org/officeDocument/2006/relationships/image" Target="media/image1.png"/><Relationship Id="rId903" Type="http://schemas.openxmlformats.org/officeDocument/2006/relationships/endnotes" Target="endnotes.xml"/><Relationship Id="rId904" Type="http://schemas.openxmlformats.org/officeDocument/2006/relationships/styles" Target="styles.xml"/></Relationships>
</file>