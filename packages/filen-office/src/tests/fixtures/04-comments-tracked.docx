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Before comment. </w:t>
      </w:r>
      <w:commentRangeStart w:id="0"/>
      <w:r>
        <w:t xml:space="preserve">This sentence carries a comment.</w:t>
      </w:r>
      <w:commentRangeEnd w:id="0"/>
      <w:r>
        <w:commentReference w:id="0"/>
      </w:r>
      <w:r>
        <w:t xml:space="preserve"> After comment.</w:t>
      </w:r>
    </w:p>
    <w:p>
      <w:commentRangeStart w:id="1"/>
      <w:r>
        <w:t xml:space="preserve">Second commented range.</w:t>
      </w:r>
      <w:commentRangeEnd w:id="1"/>
      <w:r>
        <w:commentReference w:id="1"/>
      </w:r>
    </w:p>
    <w:p>
      <w:r>
        <w:t xml:space="preserve">The quick </w:t>
      </w:r>
      <w:del w:id="10" w:author="Alice" w:date="2026-01-03T10:00:00Z">
        <w:r>
          <w:delText xml:space="preserve">brown </w:delText>
        </w:r>
      </w:del>
      <w:ins w:id="11" w:author="Alice" w:date="2026-01-03T10:00:00Z">
        <w:r>
          <w:t xml:space="preserve">red </w:t>
        </w:r>
      </w:ins>
      <w:r>
        <w:t xml:space="preserve">fox jumps.</w:t>
      </w:r>
    </w:p>
    <w:p>
      <w:ins w:id="12" w:author="Bob" w:date="2026-01-04T10:00:00Z">
        <w:r>
          <w:t xml:space="preserve">An entirely inserted paragraph by Bob.</w:t>
        </w:r>
      </w:ins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initials="A" w:author="Alice" w:date="2026-01-01T10:00:00.000Z">
    <w:p>
      <w:r>
        <w:t xml:space="preserve">Please rephrase this sentence.</w:t>
      </w:r>
    </w:p>
  </w:comment>
  <w:comment w:id="1" w:initials="B" w:author="Bob" w:date="2026-01-02T10:00:00.000Z">
    <w:p>
      <w:r>
        <w:t xml:space="preserve">Agreed, see tracked change.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2026-10-10T19:47:02.757Z</dcterms:created>
  <dcterms:modified xsi:type="dcterms:W3CDTF">2026-10-10T19:47:02.757Z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